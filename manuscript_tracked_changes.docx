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6F84D7" w14:textId="77777777" w:rsidR="00282A26" w:rsidRDefault="00000000">
      <w:pPr>
        <w:pStyle w:val="Title"/>
      </w:pPr>
      <w:del w:id="0" w:author="Author" w:date="2026-08-04T10:31:00Z" w16du:dateUtc="2026-08-04T00:31:00Z">
        <w:r>
          <w:delText>Large Language Models for</w:delText>
        </w:r>
      </w:del>
      <w:ins w:id="1" w:author="Author" w:date="2026-08-04T10:31:00Z" w16du:dateUtc="2026-08-04T00:31:00Z">
        <w:r>
          <w:t>Artificial Intelligence–Based</w:t>
        </w:r>
      </w:ins>
      <w:r>
        <w:t xml:space="preserve"> Structured Information Extraction </w:t>
      </w:r>
      <w:del w:id="2" w:author="Author" w:date="2026-08-04T10:31:00Z" w16du:dateUtc="2026-08-04T00:31:00Z">
        <w:r>
          <w:delText>in Artificial Intelligence-Assisted Clinical</w:delText>
        </w:r>
      </w:del>
      <w:ins w:id="3" w:author="Author" w:date="2026-08-04T10:31:00Z" w16du:dateUtc="2026-08-04T00:31:00Z">
        <w:r>
          <w:t>From Synthetic Nursing</w:t>
        </w:r>
      </w:ins>
      <w:r>
        <w:t xml:space="preserve"> Handover</w:t>
      </w:r>
      <w:del w:id="4" w:author="Author" w:date="2026-08-04T10:31:00Z" w16du:dateUtc="2026-08-04T00:31:00Z">
        <w:r>
          <w:delText>:</w:delText>
        </w:r>
      </w:del>
      <w:ins w:id="5" w:author="Author" w:date="2026-08-04T10:31:00Z" w16du:dateUtc="2026-08-04T00:31:00Z">
        <w:r>
          <w:t xml:space="preserve"> Transcripts: Comparative</w:t>
        </w:r>
      </w:ins>
      <w:r>
        <w:t xml:space="preserve"> Evaluation </w:t>
      </w:r>
      <w:del w:id="6" w:author="Author" w:date="2026-08-04T10:31:00Z" w16du:dateUtc="2026-08-04T00:31:00Z">
        <w:r>
          <w:delText>Study</w:delText>
        </w:r>
      </w:del>
      <w:ins w:id="7" w:author="Author" w:date="2026-08-04T10:31:00Z" w16du:dateUtc="2026-08-04T00:31:00Z">
        <w:r>
          <w:t>of Large Language Models</w:t>
        </w:r>
      </w:ins>
    </w:p>
    <w:p w14:paraId="5847EA4B" w14:textId="77777777" w:rsidR="00282A26" w:rsidRDefault="00000000">
      <w:pPr>
        <w:pStyle w:val="Author"/>
      </w:pPr>
      <w:r>
        <w:t>Aaron Conway</w:t>
      </w:r>
      <w:r>
        <w:rPr>
          <w:vertAlign w:val="superscript"/>
        </w:rPr>
        <w:t>1,2,</w:t>
      </w:r>
      <w:proofErr w:type="gramStart"/>
      <w:r>
        <w:rPr>
          <w:vertAlign w:val="superscript"/>
        </w:rPr>
        <w:t>3,✉</w:t>
      </w:r>
      <w:proofErr w:type="gramEnd"/>
      <w:r>
        <w:t xml:space="preserve"> </w:t>
      </w:r>
      <w:hyperlink r:id="rId5">
        <w:r>
          <w:rPr>
            <w:noProof/>
          </w:rPr>
          <w:drawing>
            <wp:inline distT="0" distB="0" distL="0" distR="0">
              <wp:extent cx="118872" cy="118872"/>
              <wp:effectExtent l="0" t="0" r="0" b="0"/>
              <wp:docPr id="10" name="Picture" descr="ORCID iD" title="ORCID iD"/>
              <wp:cNvGraphicFramePr/>
              <a:graphic xmlns:a="http://schemas.openxmlformats.org/drawingml/2006/main">
                <a:graphicData uri="http://schemas.openxmlformats.org/drawingml/2006/picture">
                  <pic:pic xmlns:pic="http://schemas.openxmlformats.org/drawingml/2006/picture">
                    <pic:nvPicPr>
                      <pic:cNvPr id="11" name="Picture" descr="manuscript-assets/ORCID-iD_icon-24x24.png"/>
                      <pic:cNvPicPr>
                        <a:picLocks noChangeAspect="1" noChangeArrowheads="1"/>
                      </pic:cNvPicPr>
                    </pic:nvPicPr>
                    <pic:blipFill>
                      <a:blip r:embed="rId6"/>
                      <a:stretch>
                        <a:fillRect/>
                      </a:stretch>
                    </pic:blipFill>
                    <pic:spPr bwMode="auto">
                      <a:xfrm>
                        <a:off x="0" y="0"/>
                        <a:ext cx="118872" cy="118872"/>
                      </a:xfrm>
                      <a:prstGeom prst="rect">
                        <a:avLst/>
                      </a:prstGeom>
                      <a:noFill/>
                      <a:ln w="9525">
                        <a:noFill/>
                        <a:headEnd/>
                        <a:tailEnd/>
                      </a:ln>
                    </pic:spPr>
                  </pic:pic>
                </a:graphicData>
              </a:graphic>
            </wp:inline>
          </w:drawing>
        </w:r>
      </w:hyperlink>
      <w:r>
        <w:t>, Adriana Hada</w:t>
      </w:r>
      <w:r>
        <w:rPr>
          <w:vertAlign w:val="superscript"/>
        </w:rPr>
        <w:t>3</w:t>
      </w:r>
      <w:r>
        <w:t xml:space="preserve"> </w:t>
      </w:r>
      <w:hyperlink r:id="rId7">
        <w:r>
          <w:rPr>
            <w:noProof/>
          </w:rPr>
          <w:drawing>
            <wp:inline distT="0" distB="0" distL="0" distR="0">
              <wp:extent cx="118872" cy="118872"/>
              <wp:effectExtent l="0" t="0" r="0" b="0"/>
              <wp:docPr id="13" name="Picture" descr="ORCID iD" title="ORCID iD"/>
              <wp:cNvGraphicFramePr/>
              <a:graphic xmlns:a="http://schemas.openxmlformats.org/drawingml/2006/main">
                <a:graphicData uri="http://schemas.openxmlformats.org/drawingml/2006/picture">
                  <pic:pic xmlns:pic="http://schemas.openxmlformats.org/drawingml/2006/picture">
                    <pic:nvPicPr>
                      <pic:cNvPr id="14" name="Picture" descr="manuscript-assets/ORCID-iD_icon-24x24.png"/>
                      <pic:cNvPicPr>
                        <a:picLocks noChangeAspect="1" noChangeArrowheads="1"/>
                      </pic:cNvPicPr>
                    </pic:nvPicPr>
                    <pic:blipFill>
                      <a:blip r:embed="rId6"/>
                      <a:stretch>
                        <a:fillRect/>
                      </a:stretch>
                    </pic:blipFill>
                    <pic:spPr bwMode="auto">
                      <a:xfrm>
                        <a:off x="0" y="0"/>
                        <a:ext cx="118872" cy="118872"/>
                      </a:xfrm>
                      <a:prstGeom prst="rect">
                        <a:avLst/>
                      </a:prstGeom>
                      <a:noFill/>
                      <a:ln w="9525">
                        <a:noFill/>
                        <a:headEnd/>
                        <a:tailEnd/>
                      </a:ln>
                    </pic:spPr>
                  </pic:pic>
                </a:graphicData>
              </a:graphic>
            </wp:inline>
          </w:drawing>
        </w:r>
      </w:hyperlink>
      <w:r>
        <w:t>, Jessica Schluter</w:t>
      </w:r>
      <w:r>
        <w:rPr>
          <w:vertAlign w:val="superscript"/>
        </w:rPr>
        <w:t>3</w:t>
      </w:r>
      <w:r>
        <w:t xml:space="preserve">, </w:t>
      </w:r>
      <w:ins w:id="8" w:author="Author" w:date="2026-08-04T10:31:00Z" w16du:dateUtc="2026-08-04T00:31:00Z">
        <w:r>
          <w:t>Hui (</w:t>
        </w:r>
      </w:ins>
      <w:r>
        <w:t>Grace</w:t>
      </w:r>
      <w:ins w:id="9" w:author="Author" w:date="2026-08-04T10:31:00Z" w16du:dateUtc="2026-08-04T00:31:00Z">
        <w:r>
          <w:t>)</w:t>
        </w:r>
      </w:ins>
      <w:r>
        <w:t xml:space="preserve"> Xu</w:t>
      </w:r>
      <w:r>
        <w:rPr>
          <w:vertAlign w:val="superscript"/>
        </w:rPr>
        <w:t>2,4</w:t>
      </w:r>
      <w:r>
        <w:t xml:space="preserve"> </w:t>
      </w:r>
      <w:hyperlink r:id="rId8">
        <w:r>
          <w:rPr>
            <w:noProof/>
          </w:rPr>
          <w:drawing>
            <wp:inline distT="0" distB="0" distL="0" distR="0">
              <wp:extent cx="118872" cy="118872"/>
              <wp:effectExtent l="0" t="0" r="0" b="0"/>
              <wp:docPr id="16" name="Picture" descr="ORCID iD" title="ORCID iD"/>
              <wp:cNvGraphicFramePr/>
              <a:graphic xmlns:a="http://schemas.openxmlformats.org/drawingml/2006/main">
                <a:graphicData uri="http://schemas.openxmlformats.org/drawingml/2006/picture">
                  <pic:pic xmlns:pic="http://schemas.openxmlformats.org/drawingml/2006/picture">
                    <pic:nvPicPr>
                      <pic:cNvPr id="17" name="Picture" descr="manuscript-assets/ORCID-iD_icon-24x24.png"/>
                      <pic:cNvPicPr>
                        <a:picLocks noChangeAspect="1" noChangeArrowheads="1"/>
                      </pic:cNvPicPr>
                    </pic:nvPicPr>
                    <pic:blipFill>
                      <a:blip r:embed="rId6"/>
                      <a:stretch>
                        <a:fillRect/>
                      </a:stretch>
                    </pic:blipFill>
                    <pic:spPr bwMode="auto">
                      <a:xfrm>
                        <a:off x="0" y="0"/>
                        <a:ext cx="118872" cy="118872"/>
                      </a:xfrm>
                      <a:prstGeom prst="rect">
                        <a:avLst/>
                      </a:prstGeom>
                      <a:noFill/>
                      <a:ln w="9525">
                        <a:noFill/>
                        <a:headEnd/>
                        <a:tailEnd/>
                      </a:ln>
                    </pic:spPr>
                  </pic:pic>
                </a:graphicData>
              </a:graphic>
            </wp:inline>
          </w:drawing>
        </w:r>
      </w:hyperlink>
      <w:r>
        <w:t>, Dan Lowden</w:t>
      </w:r>
      <w:r>
        <w:rPr>
          <w:vertAlign w:val="superscript"/>
        </w:rPr>
        <w:t>5</w:t>
      </w:r>
      <w:r>
        <w:t>, Tim Miller</w:t>
      </w:r>
      <w:r>
        <w:rPr>
          <w:vertAlign w:val="superscript"/>
        </w:rPr>
        <w:t>6</w:t>
      </w:r>
      <w:r>
        <w:t xml:space="preserve"> </w:t>
      </w:r>
      <w:hyperlink r:id="rId9">
        <w:r>
          <w:rPr>
            <w:noProof/>
          </w:rPr>
          <w:drawing>
            <wp:inline distT="0" distB="0" distL="0" distR="0">
              <wp:extent cx="118872" cy="118872"/>
              <wp:effectExtent l="0" t="0" r="0" b="0"/>
              <wp:docPr id="19" name="Picture" descr="ORCID iD" title="ORCID iD"/>
              <wp:cNvGraphicFramePr/>
              <a:graphic xmlns:a="http://schemas.openxmlformats.org/drawingml/2006/main">
                <a:graphicData uri="http://schemas.openxmlformats.org/drawingml/2006/picture">
                  <pic:pic xmlns:pic="http://schemas.openxmlformats.org/drawingml/2006/picture">
                    <pic:nvPicPr>
                      <pic:cNvPr id="20" name="Picture" descr="manuscript-assets/ORCID-iD_icon-24x24.png"/>
                      <pic:cNvPicPr>
                        <a:picLocks noChangeAspect="1" noChangeArrowheads="1"/>
                      </pic:cNvPicPr>
                    </pic:nvPicPr>
                    <pic:blipFill>
                      <a:blip r:embed="rId6"/>
                      <a:stretch>
                        <a:fillRect/>
                      </a:stretch>
                    </pic:blipFill>
                    <pic:spPr bwMode="auto">
                      <a:xfrm>
                        <a:off x="0" y="0"/>
                        <a:ext cx="118872" cy="118872"/>
                      </a:xfrm>
                      <a:prstGeom prst="rect">
                        <a:avLst/>
                      </a:prstGeom>
                      <a:noFill/>
                      <a:ln w="9525">
                        <a:noFill/>
                        <a:headEnd/>
                        <a:tailEnd/>
                      </a:ln>
                    </pic:spPr>
                  </pic:pic>
                </a:graphicData>
              </a:graphic>
            </wp:inline>
          </w:drawing>
        </w:r>
      </w:hyperlink>
      <w:r>
        <w:t>, Ken Donald</w:t>
      </w:r>
      <w:r>
        <w:rPr>
          <w:vertAlign w:val="superscript"/>
        </w:rPr>
        <w:t>7</w:t>
      </w:r>
      <w:r>
        <w:t>, and Andrew Teodorczuk</w:t>
      </w:r>
      <w:r>
        <w:rPr>
          <w:vertAlign w:val="superscript"/>
        </w:rPr>
        <w:t>8,9,3</w:t>
      </w:r>
      <w:r>
        <w:t xml:space="preserve"> </w:t>
      </w:r>
      <w:hyperlink r:id="rId10">
        <w:r>
          <w:rPr>
            <w:noProof/>
          </w:rPr>
          <w:drawing>
            <wp:inline distT="0" distB="0" distL="0" distR="0">
              <wp:extent cx="118872" cy="118872"/>
              <wp:effectExtent l="0" t="0" r="0" b="0"/>
              <wp:docPr id="22" name="Picture" descr="ORCID iD" title="ORCID iD"/>
              <wp:cNvGraphicFramePr/>
              <a:graphic xmlns:a="http://schemas.openxmlformats.org/drawingml/2006/main">
                <a:graphicData uri="http://schemas.openxmlformats.org/drawingml/2006/picture">
                  <pic:pic xmlns:pic="http://schemas.openxmlformats.org/drawingml/2006/picture">
                    <pic:nvPicPr>
                      <pic:cNvPr id="23" name="Picture" descr="manuscript-assets/ORCID-iD_icon-24x24.png"/>
                      <pic:cNvPicPr>
                        <a:picLocks noChangeAspect="1" noChangeArrowheads="1"/>
                      </pic:cNvPicPr>
                    </pic:nvPicPr>
                    <pic:blipFill>
                      <a:blip r:embed="rId6"/>
                      <a:stretch>
                        <a:fillRect/>
                      </a:stretch>
                    </pic:blipFill>
                    <pic:spPr bwMode="auto">
                      <a:xfrm>
                        <a:off x="0" y="0"/>
                        <a:ext cx="118872" cy="118872"/>
                      </a:xfrm>
                      <a:prstGeom prst="rect">
                        <a:avLst/>
                      </a:prstGeom>
                      <a:noFill/>
                      <a:ln w="9525">
                        <a:noFill/>
                        <a:headEnd/>
                        <a:tailEnd/>
                      </a:ln>
                    </pic:spPr>
                  </pic:pic>
                </a:graphicData>
              </a:graphic>
            </wp:inline>
          </w:drawing>
        </w:r>
      </w:hyperlink>
    </w:p>
    <w:p w14:paraId="59F4364E" w14:textId="77777777" w:rsidR="00282A26" w:rsidRDefault="00000000">
      <w:pPr>
        <w:pStyle w:val="FirstParagraph"/>
      </w:pPr>
      <w:r>
        <w:rPr>
          <w:vertAlign w:val="superscript"/>
        </w:rPr>
        <w:t>1</w:t>
      </w:r>
      <w:r>
        <w:t xml:space="preserve"> Centre for Healthcare Transformation, Queensland University of Technology, Brisbane, Australia</w:t>
      </w:r>
      <w:r>
        <w:br/>
      </w:r>
      <w:r>
        <w:rPr>
          <w:vertAlign w:val="superscript"/>
        </w:rPr>
        <w:t>2</w:t>
      </w:r>
      <w:r>
        <w:t xml:space="preserve"> School of Nursing, Queensland University of Technology, Brisbane, Australia</w:t>
      </w:r>
      <w:r>
        <w:br/>
      </w:r>
      <w:r>
        <w:rPr>
          <w:vertAlign w:val="superscript"/>
        </w:rPr>
        <w:t>3</w:t>
      </w:r>
      <w:r>
        <w:t xml:space="preserve"> The Prince Charles Hospital, </w:t>
      </w:r>
      <w:ins w:id="10" w:author="Author" w:date="2026-08-04T10:31:00Z" w16du:dateUtc="2026-08-04T00:31:00Z">
        <w:r>
          <w:t xml:space="preserve">Metro North Health, </w:t>
        </w:r>
      </w:ins>
      <w:r>
        <w:t>Brisbane, Australia</w:t>
      </w:r>
      <w:r>
        <w:br/>
      </w:r>
      <w:r>
        <w:rPr>
          <w:vertAlign w:val="superscript"/>
        </w:rPr>
        <w:t>4</w:t>
      </w:r>
      <w:r>
        <w:t xml:space="preserve"> Royal Brisbane and Women’s Hospital, Brisbane, Australia</w:t>
      </w:r>
      <w:r>
        <w:br/>
      </w:r>
      <w:r>
        <w:rPr>
          <w:vertAlign w:val="superscript"/>
        </w:rPr>
        <w:t>5</w:t>
      </w:r>
      <w:r>
        <w:t xml:space="preserve"> Caboolture Hospital, Brisbane, Australia</w:t>
      </w:r>
      <w:r>
        <w:br/>
      </w:r>
      <w:r>
        <w:rPr>
          <w:vertAlign w:val="superscript"/>
        </w:rPr>
        <w:t>6</w:t>
      </w:r>
      <w:r>
        <w:t xml:space="preserve"> School of Electrical Engineering and Computer Science, The University of Queensland, Brisbane, Australia</w:t>
      </w:r>
      <w:r>
        <w:br/>
      </w:r>
      <w:r>
        <w:rPr>
          <w:vertAlign w:val="superscript"/>
        </w:rPr>
        <w:t>7</w:t>
      </w:r>
      <w:r>
        <w:t xml:space="preserve"> School of Medicine &amp; Dentistry, Griffith University, Gold Coast, Queensland, Australia</w:t>
      </w:r>
      <w:r>
        <w:br/>
      </w:r>
      <w:r>
        <w:rPr>
          <w:vertAlign w:val="superscript"/>
        </w:rPr>
        <w:t>8</w:t>
      </w:r>
      <w:r>
        <w:t xml:space="preserve"> The University of Queensland Northside Clinical Unit, The University of Queensland, Brisbane, Australia</w:t>
      </w:r>
      <w:r>
        <w:br/>
      </w:r>
      <w:r>
        <w:rPr>
          <w:vertAlign w:val="superscript"/>
        </w:rPr>
        <w:t>9</w:t>
      </w:r>
      <w:r>
        <w:t xml:space="preserve"> Royal Australian and New Zealand College of Psychiatrists, Melbourne, Australia</w:t>
      </w:r>
    </w:p>
    <w:p w14:paraId="08D4403B" w14:textId="77777777" w:rsidR="00282A26" w:rsidRDefault="00000000">
      <w:pPr>
        <w:pStyle w:val="BodyText"/>
      </w:pPr>
      <w:r>
        <w:rPr>
          <w:vertAlign w:val="superscript"/>
        </w:rPr>
        <w:t>✉</w:t>
      </w:r>
      <w:r>
        <w:t xml:space="preserve"> Correspondence: </w:t>
      </w:r>
      <w:hyperlink r:id="rId11">
        <w:r>
          <w:rPr>
            <w:rStyle w:val="Hyperlink"/>
          </w:rPr>
          <w:t>Aaron Conway &lt;aaron.conway@qut.edu.au&gt;</w:t>
        </w:r>
      </w:hyperlink>
    </w:p>
    <w:p w14:paraId="51B0CE81" w14:textId="77777777" w:rsidR="00282A26" w:rsidRDefault="00000000">
      <w:r>
        <w:br w:type="page"/>
      </w:r>
    </w:p>
    <w:p w14:paraId="06EF181D" w14:textId="77777777" w:rsidR="00282A26" w:rsidRDefault="00000000">
      <w:pPr>
        <w:pStyle w:val="Heading2"/>
      </w:pPr>
      <w:bookmarkStart w:id="11" w:name="sec-abstract"/>
      <w:r>
        <w:lastRenderedPageBreak/>
        <w:t>Abstract</w:t>
      </w:r>
    </w:p>
    <w:p w14:paraId="1D7CBD92" w14:textId="77777777" w:rsidR="00282A26" w:rsidRDefault="00000000">
      <w:pPr>
        <w:pStyle w:val="Heading3"/>
      </w:pPr>
      <w:bookmarkStart w:id="12" w:name="background"/>
      <w:r>
        <w:t>Background</w:t>
      </w:r>
    </w:p>
    <w:p w14:paraId="558143E2" w14:textId="77777777" w:rsidR="00282A26" w:rsidRDefault="00000000">
      <w:pPr>
        <w:pStyle w:val="FirstParagraph"/>
      </w:pPr>
      <w:ins w:id="13" w:author="Author" w:date="2026-08-04T10:31:00Z" w16du:dateUtc="2026-08-04T00:31:00Z">
        <w:r>
          <w:t xml:space="preserve">Clinical handover is the process during which responsibility and accountability for care are transferred between clinicians. </w:t>
        </w:r>
      </w:ins>
      <w:r>
        <w:t xml:space="preserve">Artificial intelligence has the potential to improve the reliability and completeness of clinical handover by helping clinicians </w:t>
      </w:r>
      <w:del w:id="14" w:author="Author" w:date="2026-08-04T10:31:00Z" w16du:dateUtc="2026-08-04T00:31:00Z">
        <w:r>
          <w:delText>verify</w:delText>
        </w:r>
      </w:del>
      <w:ins w:id="15" w:author="Author" w:date="2026-08-04T10:31:00Z" w16du:dateUtc="2026-08-04T00:31:00Z">
        <w:r>
          <w:t>detect predefined content areas</w:t>
        </w:r>
      </w:ins>
      <w:r>
        <w:t xml:space="preserve"> that </w:t>
      </w:r>
      <w:del w:id="16" w:author="Author" w:date="2026-08-04T10:31:00Z" w16du:dateUtc="2026-08-04T00:31:00Z">
        <w:r>
          <w:delText>key information has</w:delText>
        </w:r>
      </w:del>
      <w:ins w:id="17" w:author="Author" w:date="2026-08-04T10:31:00Z" w16du:dateUtc="2026-08-04T00:31:00Z">
        <w:r>
          <w:t>have</w:t>
        </w:r>
      </w:ins>
      <w:r>
        <w:t xml:space="preserve"> been communicated, identify explicit information gaps, and prompt clarification before responsibility is transferred.</w:t>
      </w:r>
      <w:bookmarkEnd w:id="12"/>
    </w:p>
    <w:p w14:paraId="5B1617A2" w14:textId="77777777" w:rsidR="00282A26" w:rsidRDefault="00000000">
      <w:pPr>
        <w:pStyle w:val="Heading3"/>
      </w:pPr>
      <w:bookmarkStart w:id="18" w:name="objective"/>
      <w:r>
        <w:t>Objective</w:t>
      </w:r>
    </w:p>
    <w:p w14:paraId="79957638" w14:textId="77777777" w:rsidR="00282A26" w:rsidRDefault="00000000">
      <w:pPr>
        <w:pStyle w:val="FirstParagraph"/>
      </w:pPr>
      <w:r>
        <w:t xml:space="preserve">This study evaluated the performance of several large language models and prompt optimisation strategies for structured information extraction </w:t>
      </w:r>
      <w:del w:id="19" w:author="Author" w:date="2026-08-04T10:31:00Z" w16du:dateUtc="2026-08-04T00:31:00Z">
        <w:r>
          <w:delText>across tasks that could be integrated into AI-assisted clinical handover</w:delText>
        </w:r>
      </w:del>
      <w:ins w:id="20" w:author="Author" w:date="2026-08-04T10:31:00Z" w16du:dateUtc="2026-08-04T00:31:00Z">
        <w:r>
          <w:t>of synthetic nursing handover transcripts</w:t>
        </w:r>
      </w:ins>
      <w:r>
        <w:t>.</w:t>
      </w:r>
      <w:bookmarkEnd w:id="18"/>
    </w:p>
    <w:p w14:paraId="75E53069" w14:textId="77777777" w:rsidR="00282A26" w:rsidRDefault="00000000">
      <w:pPr>
        <w:pStyle w:val="Heading3"/>
      </w:pPr>
      <w:bookmarkStart w:id="21" w:name="methods"/>
      <w:r>
        <w:t>Methods</w:t>
      </w:r>
    </w:p>
    <w:p w14:paraId="747F25E6" w14:textId="77777777" w:rsidR="00282A26" w:rsidRDefault="00000000">
      <w:pPr>
        <w:pStyle w:val="FirstParagraph"/>
      </w:pPr>
      <w:r>
        <w:t>Two registered nurses independently annotated a dataset of 203 synthetic handover transcripts to produce consensus labels for information extraction tasks. Tasks included: 1) labelling spans of text into SBAR (Situation, Background, Assessment, Recommendation) categories; 2) content detection to determine if specific pieces of information were communicated; and 3) labelling spans of text that communicated information using uncertain terms that included a sub-task for identifying unknown facts. Baseline and Genetic-Pareto (GEPA) optimised prompts were compared for GPT-5.2, GPT-5-nano, and MedGemma 27B large language models. Additionally, the LangExtract framework was evaluated for span-extraction tasks.</w:t>
      </w:r>
      <w:bookmarkEnd w:id="21"/>
    </w:p>
    <w:p w14:paraId="4CDDEF33" w14:textId="77777777" w:rsidR="00282A26" w:rsidRDefault="00000000">
      <w:pPr>
        <w:pStyle w:val="Heading3"/>
      </w:pPr>
      <w:bookmarkStart w:id="22" w:name="results"/>
      <w:r>
        <w:lastRenderedPageBreak/>
        <w:t>Results</w:t>
      </w:r>
    </w:p>
    <w:p w14:paraId="792E6119" w14:textId="77777777" w:rsidR="00282A26" w:rsidRDefault="00000000">
      <w:pPr>
        <w:pStyle w:val="FirstParagraph"/>
      </w:pPr>
      <w:r>
        <w:t xml:space="preserve">The GPT-5.2 optimised model achieved micro-F1 0.85 (95% CI 0.83-0.88) for content detection, an absolute improvement of +0.08 compared with the matched baseline. GPT-5-nano also performed </w:t>
      </w:r>
      <w:del w:id="23" w:author="Author" w:date="2026-08-04T10:31:00Z" w16du:dateUtc="2026-08-04T00:31:00Z">
        <w:r>
          <w:delText>strongly</w:delText>
        </w:r>
      </w:del>
      <w:ins w:id="24" w:author="Author" w:date="2026-08-04T10:31:00Z" w16du:dateUtc="2026-08-04T00:31:00Z">
        <w:r>
          <w:t>better</w:t>
        </w:r>
      </w:ins>
      <w:r>
        <w:t xml:space="preserve"> after </w:t>
      </w:r>
      <w:proofErr w:type="spellStart"/>
      <w:r>
        <w:t>optimisation</w:t>
      </w:r>
      <w:proofErr w:type="spellEnd"/>
      <w:r>
        <w:t xml:space="preserve"> for content detection (micro-F1 0.81 (95% CI 0.78-0.84)), suggesting that this structured task was not limited to the highest-capacity model. For SBAR span extraction, GPT-5.2 with prompt optimisation achieved micro-F1 0.76 (95% CI 0.72-0.79), improving by +0.24 compared with baseline and exceeding LangExtract; GPT-5-nano also improved to micro-F1 0.69 (95% CI 0.66-0.72). Broad uncertainty-span extraction remained comparatively weak despite prompt optimisation (micro-F1 0.41 (95% CI 0.33-0.48); absolute improvement +0.06). In contrast, explicit unknown-fact extraction was </w:t>
      </w:r>
      <w:del w:id="25" w:author="Author" w:date="2026-08-04T10:31:00Z" w16du:dateUtc="2026-08-04T00:31:00Z">
        <w:r>
          <w:delText>stronger</w:delText>
        </w:r>
      </w:del>
      <w:ins w:id="26" w:author="Author" w:date="2026-08-04T10:31:00Z" w16du:dateUtc="2026-08-04T00:31:00Z">
        <w:r>
          <w:t>more accurate</w:t>
        </w:r>
      </w:ins>
      <w:r>
        <w:t xml:space="preserve"> with GPT-5.2 (micro-F1 0.84 (95% CI 0.63-1.00)), GPT-5-nano (micro-F1 0.84 (95% CI 0.63-1.00)), and MedGemma 27B (micro-F1 0.80 (95% CI 0.63-1.00)). Genetic-Pareto optimised prompts outperformed the LangExtract approach across each span-extraction task.</w:t>
      </w:r>
      <w:bookmarkEnd w:id="22"/>
    </w:p>
    <w:p w14:paraId="034FF9AA" w14:textId="77777777" w:rsidR="00282A26" w:rsidRDefault="00000000">
      <w:pPr>
        <w:pStyle w:val="Heading3"/>
      </w:pPr>
      <w:bookmarkStart w:id="27" w:name="conclusions"/>
      <w:r>
        <w:t>Conclusions</w:t>
      </w:r>
    </w:p>
    <w:p w14:paraId="069E9753" w14:textId="77777777" w:rsidR="00CC598E" w:rsidRDefault="00000000">
      <w:pPr>
        <w:pStyle w:val="FirstParagraph"/>
        <w:rPr>
          <w:del w:id="28" w:author="Author" w:date="2026-08-04T10:31:00Z" w16du:dateUtc="2026-08-04T00:31:00Z"/>
        </w:rPr>
      </w:pPr>
      <w:del w:id="29" w:author="Author" w:date="2026-08-04T10:31:00Z" w16du:dateUtc="2026-08-04T00:31:00Z">
        <w:r>
          <w:delText>Large language models demonstrated sufficient performance to support selected clinical handover tasks, particularly verification of key information and extraction of structured SBAR content. These capabilities could help reduce information omissions and improve the consistency of handover communication when used as clinician-reviewed prompts rather than autonomous summaries. Although broad uncertainty detection remained insufficiently reliable, models performed substantially better at identifying explicit gaps in knowledge. The most useful near-term function may therefore be identifying what has not been said, rather than restructuring what has, by prompting clarification before communication failures contribute to patient harm.</w:delText>
        </w:r>
      </w:del>
    </w:p>
    <w:p w14:paraId="2E29B2B8" w14:textId="77777777" w:rsidR="00282A26" w:rsidRDefault="00000000">
      <w:pPr>
        <w:pStyle w:val="FirstParagraph"/>
        <w:rPr>
          <w:ins w:id="30" w:author="Author" w:date="2026-08-04T10:31:00Z" w16du:dateUtc="2026-08-04T00:31:00Z"/>
        </w:rPr>
      </w:pPr>
      <w:ins w:id="31" w:author="Author" w:date="2026-08-04T10:31:00Z" w16du:dateUtc="2026-08-04T00:31:00Z">
        <w:r>
          <w:t xml:space="preserve">Prompt </w:t>
        </w:r>
        <w:proofErr w:type="spellStart"/>
        <w:r>
          <w:t>optimisation</w:t>
        </w:r>
        <w:proofErr w:type="spellEnd"/>
        <w:r>
          <w:t xml:space="preserve"> improved matched-model point estimates, with the highest performance observed for predefined content detection and SBAR span extraction. Broad uncertainty extraction remained less accurate than the narrower unknown-fact task. These technical results do not establish clinical effectiveness, safety, or readiness for real-time use. Validation using authentic nursing handover communication and prospective evaluation in clinical workflows are required before clinical application.</w:t>
        </w:r>
        <w:bookmarkEnd w:id="11"/>
        <w:bookmarkEnd w:id="27"/>
      </w:ins>
    </w:p>
    <w:p w14:paraId="10BA0D06" w14:textId="77777777" w:rsidR="00282A26" w:rsidRDefault="00000000">
      <w:pPr>
        <w:pStyle w:val="Heading2"/>
      </w:pPr>
      <w:bookmarkStart w:id="32" w:name="sec-keywords"/>
      <w:r>
        <w:lastRenderedPageBreak/>
        <w:t>Keywords</w:t>
      </w:r>
    </w:p>
    <w:p w14:paraId="4C9250EE" w14:textId="77777777" w:rsidR="00282A26" w:rsidRDefault="00000000">
      <w:pPr>
        <w:pStyle w:val="FirstParagraph"/>
      </w:pPr>
      <w:r>
        <w:t>artificial intelligence; clinical handover; nursing; patient handoff; natural language processing; large language models; prompt engineering; information extraction; patient safety; machine learning</w:t>
      </w:r>
    </w:p>
    <w:p w14:paraId="2437ABAE" w14:textId="77777777" w:rsidR="00282A26" w:rsidRDefault="00000000">
      <w:pPr>
        <w:rPr>
          <w:ins w:id="33" w:author="Author" w:date="2026-08-04T10:31:00Z" w16du:dateUtc="2026-08-04T00:31:00Z"/>
        </w:rPr>
      </w:pPr>
      <w:ins w:id="34" w:author="Author" w:date="2026-08-04T10:31:00Z" w16du:dateUtc="2026-08-04T00:31:00Z">
        <w:r>
          <w:br w:type="page"/>
        </w:r>
        <w:bookmarkEnd w:id="32"/>
      </w:ins>
    </w:p>
    <w:p w14:paraId="06C1F74C" w14:textId="77777777" w:rsidR="00282A26" w:rsidRDefault="00000000">
      <w:pPr>
        <w:pStyle w:val="Heading2"/>
      </w:pPr>
      <w:bookmarkStart w:id="35" w:name="sec-introduction"/>
      <w:r>
        <w:lastRenderedPageBreak/>
        <w:t>Introduction</w:t>
      </w:r>
    </w:p>
    <w:p w14:paraId="5A38E437" w14:textId="77777777" w:rsidR="00282A26" w:rsidRDefault="00000000">
      <w:pPr>
        <w:pStyle w:val="FirstParagraph"/>
      </w:pPr>
      <w:r>
        <w:t xml:space="preserve">Clinical handover is </w:t>
      </w:r>
      <w:del w:id="36" w:author="Author" w:date="2026-08-04T10:31:00Z" w16du:dateUtc="2026-08-04T00:31:00Z">
        <w:r>
          <w:delText>a safety-critical transition in</w:delText>
        </w:r>
      </w:del>
      <w:ins w:id="37" w:author="Author" w:date="2026-08-04T10:31:00Z" w16du:dateUtc="2026-08-04T00:31:00Z">
        <w:r>
          <w:t>the process during</w:t>
        </w:r>
      </w:ins>
      <w:r>
        <w:t xml:space="preserve"> which responsibility and accountability for </w:t>
      </w:r>
      <w:del w:id="38" w:author="Author" w:date="2026-08-04T10:31:00Z" w16du:dateUtc="2026-08-04T00:31:00Z">
        <w:r>
          <w:delText xml:space="preserve">patient </w:delText>
        </w:r>
      </w:del>
      <w:ins w:id="39" w:author="Author" w:date="2026-08-04T10:31:00Z" w16du:dateUtc="2026-08-04T00:31:00Z">
        <w:r>
          <w:t xml:space="preserve">some or all aspects of a patient’s </w:t>
        </w:r>
      </w:ins>
      <w:r>
        <w:t xml:space="preserve">care are transferred </w:t>
      </w:r>
      <w:del w:id="40" w:author="Author" w:date="2026-08-04T10:31:00Z" w16du:dateUtc="2026-08-04T00:31:00Z">
        <w:r>
          <w:delText>between clinicians. Failures in communication that occur at handover through inaccurate</w:delText>
        </w:r>
      </w:del>
      <w:ins w:id="41" w:author="Author" w:date="2026-08-04T10:31:00Z" w16du:dateUtc="2026-08-04T00:31:00Z">
        <w:r>
          <w:t>to another clinician or clinical team (Australian Commission on Safety and Quality in Health Care 2026). In nursing, shift-to-shift and transfer handovers support continuity of surveillance, care priorities, pending actions, and the inclusion of patient and family concerns. Inaccurate</w:t>
        </w:r>
      </w:ins>
      <w:r>
        <w:t xml:space="preserve">, incomplete, or misinterpreted </w:t>
      </w:r>
      <w:del w:id="42" w:author="Author" w:date="2026-08-04T10:31:00Z" w16du:dateUtc="2026-08-04T00:31:00Z">
        <w:r>
          <w:delText>information transfer create opportunities for</w:delText>
        </w:r>
      </w:del>
      <w:ins w:id="43" w:author="Author" w:date="2026-08-04T10:31:00Z" w16du:dateUtc="2026-08-04T00:31:00Z">
        <w:r>
          <w:t>communication at this transition can contribute to</w:t>
        </w:r>
      </w:ins>
      <w:r>
        <w:t xml:space="preserve"> delays, duplicated work, and preventable harm (Ong and Coiera 2011; Manias et al. </w:t>
      </w:r>
      <w:del w:id="44" w:author="Author" w:date="2026-08-04T10:31:00Z" w16du:dateUtc="2026-08-04T00:31:00Z">
        <w:r>
          <w:delText>2016). In recognition of this risk, international and national bodies have prioritised structured handover practices and communication redesign as</w:delText>
        </w:r>
      </w:del>
      <w:ins w:id="45" w:author="Author" w:date="2026-08-04T10:31:00Z" w16du:dateUtc="2026-08-04T00:31:00Z">
        <w:r>
          <w:t>2016). International and Australian</w:t>
        </w:r>
      </w:ins>
      <w:r>
        <w:t xml:space="preserve"> patient-safety </w:t>
      </w:r>
      <w:del w:id="46" w:author="Author" w:date="2026-08-04T10:31:00Z" w16du:dateUtc="2026-08-04T00:31:00Z">
        <w:r>
          <w:delText>interventions</w:delText>
        </w:r>
      </w:del>
      <w:ins w:id="47" w:author="Author" w:date="2026-08-04T10:31:00Z" w16du:dateUtc="2026-08-04T00:31:00Z">
        <w:r>
          <w:t xml:space="preserve">standards therefore </w:t>
        </w:r>
        <w:proofErr w:type="spellStart"/>
        <w:r>
          <w:t>prioritise</w:t>
        </w:r>
        <w:proofErr w:type="spellEnd"/>
        <w:r>
          <w:t xml:space="preserve"> structured clinical handover</w:t>
        </w:r>
      </w:ins>
      <w:r>
        <w:t xml:space="preserve">, particularly at </w:t>
      </w:r>
      <w:del w:id="48" w:author="Author" w:date="2026-08-04T10:31:00Z" w16du:dateUtc="2026-08-04T00:31:00Z">
        <w:r>
          <w:delText>transitions of care where information loss is more likely (Manser and Foster 2011; Bukoh and Siah 2020</w:delText>
        </w:r>
      </w:del>
      <w:ins w:id="49" w:author="Author" w:date="2026-08-04T10:31:00Z" w16du:dateUtc="2026-08-04T00:31:00Z">
        <w:r>
          <w:t>shift changes, transfers, and discharge (World Health Organization et al. 2007; Australian Commission on Safety and Quality in Health Care 2026</w:t>
        </w:r>
      </w:ins>
      <w:r>
        <w:t>).</w:t>
      </w:r>
    </w:p>
    <w:p w14:paraId="5398085E" w14:textId="77777777" w:rsidR="00282A26" w:rsidRDefault="00000000">
      <w:pPr>
        <w:pStyle w:val="BodyText"/>
      </w:pPr>
      <w:r>
        <w:t xml:space="preserve">Structured handover processes aim to </w:t>
      </w:r>
      <w:proofErr w:type="spellStart"/>
      <w:r>
        <w:t>standardise</w:t>
      </w:r>
      <w:proofErr w:type="spellEnd"/>
      <w:del w:id="50" w:author="Author" w:date="2026-08-04T10:31:00Z" w16du:dateUtc="2026-08-04T00:31:00Z">
        <w:r>
          <w:delText xml:space="preserve"> both the</w:delText>
        </w:r>
      </w:del>
      <w:r>
        <w:t xml:space="preserve"> minimum content and the format of exchange so that critical information is predictably conveyed, acted upon, and auditable. In Australia, the Communicating for Safety Standard emphasises structured clinical handover </w:t>
      </w:r>
      <w:del w:id="51" w:author="Author" w:date="2026-08-04T10:31:00Z" w16du:dateUtc="2026-08-04T00:31:00Z">
        <w:r>
          <w:delText>to reduce communication errors</w:delText>
        </w:r>
      </w:del>
      <w:ins w:id="52" w:author="Author" w:date="2026-08-04T10:31:00Z" w16du:dateUtc="2026-08-04T00:31:00Z">
        <w:r>
          <w:t>while retaining opportunities for questions, clarification,</w:t>
        </w:r>
      </w:ins>
      <w:r>
        <w:t xml:space="preserve"> and </w:t>
      </w:r>
      <w:del w:id="53" w:author="Author" w:date="2026-08-04T10:31:00Z" w16du:dateUtc="2026-08-04T00:31:00Z">
        <w:r>
          <w:delText>improve patient safety, explicitly noting the heightened risk at shift changes, transfers,</w:delText>
        </w:r>
      </w:del>
      <w:ins w:id="54" w:author="Author" w:date="2026-08-04T10:31:00Z" w16du:dateUtc="2026-08-04T00:31:00Z">
        <w:r>
          <w:t>confirmation (Australian Commission on Safety</w:t>
        </w:r>
      </w:ins>
      <w:r>
        <w:t xml:space="preserve"> and </w:t>
      </w:r>
      <w:del w:id="55" w:author="Author" w:date="2026-08-04T10:31:00Z" w16du:dateUtc="2026-08-04T00:31:00Z">
        <w:r>
          <w:delText>discharge (Redley and Waugh 2018; Manias</w:delText>
        </w:r>
      </w:del>
      <w:ins w:id="56" w:author="Author" w:date="2026-08-04T10:31:00Z" w16du:dateUtc="2026-08-04T00:31:00Z">
        <w:r>
          <w:t>Quality in Health Care 2026; Hada</w:t>
        </w:r>
      </w:ins>
      <w:r>
        <w:t xml:space="preserve"> et al. </w:t>
      </w:r>
      <w:del w:id="57" w:author="Author" w:date="2026-08-04T10:31:00Z" w16du:dateUtc="2026-08-04T00:31:00Z">
        <w:r>
          <w:delText>2016</w:delText>
        </w:r>
      </w:del>
      <w:ins w:id="58" w:author="Author" w:date="2026-08-04T10:31:00Z" w16du:dateUtc="2026-08-04T00:31:00Z">
        <w:r>
          <w:t>2021</w:t>
        </w:r>
      </w:ins>
      <w:r>
        <w:t xml:space="preserve">). One widely </w:t>
      </w:r>
      <w:del w:id="59" w:author="Author" w:date="2026-08-04T10:31:00Z" w16du:dateUtc="2026-08-04T00:31:00Z">
        <w:r>
          <w:delText>adopted format</w:delText>
        </w:r>
      </w:del>
      <w:ins w:id="60" w:author="Author" w:date="2026-08-04T10:31:00Z" w16du:dateUtc="2026-08-04T00:31:00Z">
        <w:r>
          <w:t>used framework</w:t>
        </w:r>
      </w:ins>
      <w:r>
        <w:t xml:space="preserve"> is SBAR (Situation, Background, Assessment, Recommendation), </w:t>
      </w:r>
      <w:del w:id="61" w:author="Author" w:date="2026-08-04T10:31:00Z" w16du:dateUtc="2026-08-04T00:31:00Z">
        <w:r>
          <w:delText>framed as a shared mental model to support concise, organised</w:delText>
        </w:r>
      </w:del>
      <w:ins w:id="62" w:author="Author" w:date="2026-08-04T10:31:00Z" w16du:dateUtc="2026-08-04T00:31:00Z">
        <w:r>
          <w:t xml:space="preserve">which </w:t>
        </w:r>
        <w:proofErr w:type="spellStart"/>
        <w:r>
          <w:t>organises</w:t>
        </w:r>
      </w:ins>
      <w:proofErr w:type="spellEnd"/>
      <w:r>
        <w:t xml:space="preserve"> clinician-to-clinician </w:t>
      </w:r>
      <w:del w:id="63" w:author="Author" w:date="2026-08-04T10:31:00Z" w16du:dateUtc="2026-08-04T00:31:00Z">
        <w:r>
          <w:delText>communication (Haig</w:delText>
        </w:r>
      </w:del>
      <w:ins w:id="64" w:author="Author" w:date="2026-08-04T10:31:00Z" w16du:dateUtc="2026-08-04T00:31:00Z">
        <w:r>
          <w:t>handover content into four information categories (Yung</w:t>
        </w:r>
      </w:ins>
      <w:r>
        <w:t xml:space="preserve"> et al. </w:t>
      </w:r>
      <w:del w:id="65" w:author="Author" w:date="2026-08-04T10:31:00Z" w16du:dateUtc="2026-08-04T00:31:00Z">
        <w:r>
          <w:delText xml:space="preserve">2006). However, despite widespread uptake, the evidence base for SBAR’s direct impact on patient outcomes varies by context, and </w:delText>
        </w:r>
      </w:del>
      <w:ins w:id="66" w:author="Author" w:date="2026-08-04T10:31:00Z" w16du:dateUtc="2026-08-04T00:31:00Z">
        <w:r>
          <w:t xml:space="preserve">2023). Recent </w:t>
        </w:r>
      </w:ins>
      <w:r>
        <w:t xml:space="preserve">systematic review </w:t>
      </w:r>
      <w:del w:id="67" w:author="Author" w:date="2026-08-04T10:31:00Z" w16du:dateUtc="2026-08-04T00:31:00Z">
        <w:r>
          <w:delText>findings have been described as moderate with ongoing calls for higher-quality evaluation (Müller</w:delText>
        </w:r>
      </w:del>
      <w:ins w:id="68" w:author="Author" w:date="2026-08-04T10:31:00Z" w16du:dateUtc="2026-08-04T00:31:00Z">
        <w:r>
          <w:t>evidence suggests that structured handoff protocols may improve some safety outcomes, but the certainty and implementation fidelity vary by protocol and setting; evidence specific to SBAR remains low certainty (McCarthy</w:t>
        </w:r>
      </w:ins>
      <w:r>
        <w:t xml:space="preserve"> et al. </w:t>
      </w:r>
      <w:del w:id="69" w:author="Author" w:date="2026-08-04T10:31:00Z" w16du:dateUtc="2026-08-04T00:31:00Z">
        <w:r>
          <w:delText>2018</w:delText>
        </w:r>
      </w:del>
      <w:ins w:id="70" w:author="Author" w:date="2026-08-04T10:31:00Z" w16du:dateUtc="2026-08-04T00:31:00Z">
        <w:r>
          <w:t>2025</w:t>
        </w:r>
      </w:ins>
      <w:r>
        <w:t>).</w:t>
      </w:r>
    </w:p>
    <w:p w14:paraId="0A85D7B1" w14:textId="77777777" w:rsidR="00282A26" w:rsidRDefault="00000000">
      <w:pPr>
        <w:pStyle w:val="BodyText"/>
      </w:pPr>
      <w:r>
        <w:lastRenderedPageBreak/>
        <w:t xml:space="preserve">Even where structured tools are mandated or encouraged, </w:t>
      </w:r>
      <w:del w:id="71" w:author="Author" w:date="2026-08-04T10:31:00Z" w16du:dateUtc="2026-08-04T00:31:00Z">
        <w:r>
          <w:delText>handover content</w:delText>
        </w:r>
      </w:del>
      <w:ins w:id="72" w:author="Author" w:date="2026-08-04T10:31:00Z" w16du:dateUtc="2026-08-04T00:31:00Z">
        <w:r>
          <w:t>their enactment in nursing handovers</w:t>
        </w:r>
      </w:ins>
      <w:r>
        <w:t xml:space="preserve"> remains </w:t>
      </w:r>
      <w:del w:id="73" w:author="Author" w:date="2026-08-04T10:31:00Z" w16du:dateUtc="2026-08-04T00:31:00Z">
        <w:r>
          <w:delText>influenced</w:delText>
        </w:r>
      </w:del>
      <w:ins w:id="74" w:author="Author" w:date="2026-08-04T10:31:00Z" w16du:dateUtc="2026-08-04T00:31:00Z">
        <w:r>
          <w:t>shaped</w:t>
        </w:r>
      </w:ins>
      <w:r>
        <w:t xml:space="preserve"> by </w:t>
      </w:r>
      <w:ins w:id="75" w:author="Author" w:date="2026-08-04T10:31:00Z" w16du:dateUtc="2026-08-04T00:31:00Z">
        <w:r>
          <w:t xml:space="preserve">ward-level </w:t>
        </w:r>
        <w:proofErr w:type="spellStart"/>
        <w:r>
          <w:t>organisational</w:t>
        </w:r>
        <w:proofErr w:type="spellEnd"/>
        <w:r>
          <w:t xml:space="preserve"> and cultural conditions, </w:t>
        </w:r>
      </w:ins>
      <w:r>
        <w:t xml:space="preserve">time </w:t>
      </w:r>
      <w:del w:id="76" w:author="Author" w:date="2026-08-04T10:31:00Z" w16du:dateUtc="2026-08-04T00:31:00Z">
        <w:r>
          <w:delText>pressure, local culture, clinician experience</w:delText>
        </w:r>
      </w:del>
      <w:ins w:id="77" w:author="Author" w:date="2026-08-04T10:31:00Z" w16du:dateUtc="2026-08-04T00:31:00Z">
        <w:r>
          <w:t>demands, interruptions</w:t>
        </w:r>
      </w:ins>
      <w:r>
        <w:t xml:space="preserve">, and the </w:t>
      </w:r>
      <w:del w:id="78" w:author="Author" w:date="2026-08-04T10:31:00Z" w16du:dateUtc="2026-08-04T00:31:00Z">
        <w:r>
          <w:delText>pragmatic realities</w:delText>
        </w:r>
      </w:del>
      <w:ins w:id="79" w:author="Author" w:date="2026-08-04T10:31:00Z" w16du:dateUtc="2026-08-04T00:31:00Z">
        <w:r>
          <w:t>need to communicate patient-specific information for continuity</w:t>
        </w:r>
      </w:ins>
      <w:r>
        <w:t xml:space="preserve"> of </w:t>
      </w:r>
      <w:del w:id="80" w:author="Author" w:date="2026-08-04T10:31:00Z" w16du:dateUtc="2026-08-04T00:31:00Z">
        <w:r>
          <w:delText>ward work (Riesenberg</w:delText>
        </w:r>
      </w:del>
      <w:ins w:id="81" w:author="Author" w:date="2026-08-04T10:31:00Z" w16du:dateUtc="2026-08-04T00:31:00Z">
        <w:r>
          <w:t>care (Moyo</w:t>
        </w:r>
      </w:ins>
      <w:r>
        <w:t xml:space="preserve"> et al. </w:t>
      </w:r>
      <w:del w:id="82" w:author="Author" w:date="2026-08-04T10:31:00Z" w16du:dateUtc="2026-08-04T00:31:00Z">
        <w:r>
          <w:delText>2010; Watson</w:delText>
        </w:r>
      </w:del>
      <w:ins w:id="83" w:author="Author" w:date="2026-08-04T10:31:00Z" w16du:dateUtc="2026-08-04T00:31:00Z">
        <w:r>
          <w:t>2024; Chien</w:t>
        </w:r>
      </w:ins>
      <w:r>
        <w:t xml:space="preserve"> et al. </w:t>
      </w:r>
      <w:del w:id="84" w:author="Author" w:date="2026-08-04T10:31:00Z" w16du:dateUtc="2026-08-04T00:31:00Z">
        <w:r>
          <w:delText>2014; Manias et al. 2016</w:delText>
        </w:r>
      </w:del>
      <w:ins w:id="85" w:author="Author" w:date="2026-08-04T10:31:00Z" w16du:dateUtc="2026-08-04T00:31:00Z">
        <w:r>
          <w:t>2024</w:t>
        </w:r>
      </w:ins>
      <w:r>
        <w:t xml:space="preserve">). This variability is amplified in bedside nursing handover where patient/family involvement is increasingly emphasised, yet research highlights tensions between standardisation (predictability) and tailoring (patient-centredness), along with barriers related to confidentiality and clinician concerns (Tobiano et al. </w:t>
      </w:r>
      <w:del w:id="86" w:author="Author" w:date="2026-08-04T10:31:00Z" w16du:dateUtc="2026-08-04T00:31:00Z">
        <w:r>
          <w:delText>2018</w:delText>
        </w:r>
      </w:del>
      <w:ins w:id="87" w:author="Author" w:date="2026-08-04T10:31:00Z" w16du:dateUtc="2026-08-04T00:31:00Z">
        <w:r>
          <w:t xml:space="preserve">2018; </w:t>
        </w:r>
        <w:proofErr w:type="spellStart"/>
        <w:r>
          <w:t>Anshasi</w:t>
        </w:r>
        <w:proofErr w:type="spellEnd"/>
        <w:r>
          <w:t xml:space="preserve"> and </w:t>
        </w:r>
        <w:proofErr w:type="spellStart"/>
        <w:r>
          <w:t>Almayasi</w:t>
        </w:r>
        <w:proofErr w:type="spellEnd"/>
        <w:r>
          <w:t xml:space="preserve"> 2024). Reviews of handover mnemonics similarly </w:t>
        </w:r>
        <w:proofErr w:type="spellStart"/>
        <w:r>
          <w:t>emphasise</w:t>
        </w:r>
        <w:proofErr w:type="spellEnd"/>
        <w:r>
          <w:t xml:space="preserve"> local validation, clarification, and readback rather than assuming that every element is universally relevant (Yung et al. 2023</w:t>
        </w:r>
      </w:ins>
      <w:r>
        <w:t>).</w:t>
      </w:r>
    </w:p>
    <w:p w14:paraId="4BB05719" w14:textId="77777777" w:rsidR="00282A26" w:rsidRDefault="00000000">
      <w:pPr>
        <w:pStyle w:val="BodyText"/>
        <w:rPr>
          <w:ins w:id="88" w:author="Author" w:date="2026-08-04T10:31:00Z" w16du:dateUtc="2026-08-04T00:31:00Z"/>
        </w:rPr>
      </w:pPr>
      <w:ins w:id="89" w:author="Author" w:date="2026-08-04T10:31:00Z" w16du:dateUtc="2026-08-04T00:31:00Z">
        <w:r>
          <w:t xml:space="preserve">Traditional supervised information-extraction methods can be highly effective for stable tasks with sufficiently large, task-specific labelled datasets. However, there are several potential advantages of using LLMs in this context. For example, the same instruction-driven model can be configured for heterogeneous, context-dependent tasks. This may be useful where annotated nursing handover data are limited and communication is conversational and non-linear. Prior work has demonstrated few-shot clinical information extraction with LLMs can be accurate, while also showing that performance depends materially on prompt design and task framing (Agrawal et al. 2022; </w:t>
        </w:r>
        <w:proofErr w:type="spellStart"/>
        <w:r>
          <w:t>Sivarajkumar</w:t>
        </w:r>
        <w:proofErr w:type="spellEnd"/>
        <w:r>
          <w:t xml:space="preserve"> et al. 2024).</w:t>
        </w:r>
      </w:ins>
    </w:p>
    <w:p w14:paraId="470A43F5" w14:textId="77777777" w:rsidR="00282A26" w:rsidRDefault="00000000">
      <w:pPr>
        <w:pStyle w:val="BodyText"/>
      </w:pPr>
      <w:r>
        <w:t xml:space="preserve">Recent advances in large language models (LLMs) create an opportunity to </w:t>
      </w:r>
      <w:del w:id="90" w:author="Author" w:date="2026-08-04T10:31:00Z" w16du:dateUtc="2026-08-04T00:31:00Z">
        <w:r>
          <w:delText xml:space="preserve">facilitate real-time </w:delText>
        </w:r>
      </w:del>
      <w:r>
        <w:t xml:space="preserve">support </w:t>
      </w:r>
      <w:del w:id="91" w:author="Author" w:date="2026-08-04T10:31:00Z" w16du:dateUtc="2026-08-04T00:31:00Z">
        <w:r>
          <w:delText>of clinical communication and decision-making during handover.</w:delText>
        </w:r>
      </w:del>
      <w:ins w:id="92" w:author="Author" w:date="2026-08-04T10:31:00Z" w16du:dateUtc="2026-08-04T00:31:00Z">
        <w:r>
          <w:t xml:space="preserve">clinical handover by </w:t>
        </w:r>
        <w:proofErr w:type="spellStart"/>
        <w:r>
          <w:t>analysing</w:t>
        </w:r>
        <w:proofErr w:type="spellEnd"/>
        <w:r>
          <w:t xml:space="preserve"> information as it is communicated. Other studies have examined AI-based approaches to support clinical handover, although evaluations of these technologies remain limited (Agha-Mir-Salim et al. 2025). For example, a recent multi-hospital study used an LLM to pre-generate content to support the preparation for handover (Chen et al. 2026). An </w:t>
        </w:r>
        <w:r>
          <w:lastRenderedPageBreak/>
          <w:t>alternative application of AI yet to be investigated is to support the verbal clinician-to-clinician exchange itself. This spoken exchange remains central to transferring responsibility of care in clinical settings and provides opportunities to question, clarify, and confirm information (Australian Commission on Safety and Quality in Health Care 2026; Chien et al. 2024). Accurate extraction of structured information from the spoken exchange is a prerequisite for developing this form of communication support.</w:t>
        </w:r>
      </w:ins>
      <w:r>
        <w:t xml:space="preserve"> The aim of this study was to evaluate the accuracy of LLM </w:t>
      </w:r>
      <w:del w:id="93" w:author="Author" w:date="2026-08-04T10:31:00Z" w16du:dateUtc="2026-08-04T00:31:00Z">
        <w:r>
          <w:delText xml:space="preserve">extraction of </w:delText>
        </w:r>
      </w:del>
      <w:r>
        <w:t xml:space="preserve">structured information </w:t>
      </w:r>
      <w:ins w:id="94" w:author="Author" w:date="2026-08-04T10:31:00Z" w16du:dateUtc="2026-08-04T00:31:00Z">
        <w:r>
          <w:t xml:space="preserve">extraction </w:t>
        </w:r>
      </w:ins>
      <w:r>
        <w:t xml:space="preserve">from </w:t>
      </w:r>
      <w:ins w:id="95" w:author="Author" w:date="2026-08-04T10:31:00Z" w16du:dateUtc="2026-08-04T00:31:00Z">
        <w:r>
          <w:t xml:space="preserve">synthetic </w:t>
        </w:r>
      </w:ins>
      <w:r>
        <w:t>clinical handover transcripts</w:t>
      </w:r>
      <w:del w:id="96" w:author="Author" w:date="2026-08-04T10:31:00Z" w16du:dateUtc="2026-08-04T00:31:00Z">
        <w:r>
          <w:delText xml:space="preserve"> across tasks aligned with real-time clinical handover support</w:delText>
        </w:r>
      </w:del>
      <w:r>
        <w:t>.</w:t>
      </w:r>
      <w:bookmarkEnd w:id="35"/>
    </w:p>
    <w:p w14:paraId="6FDDDABA" w14:textId="77777777" w:rsidR="00282A26" w:rsidRDefault="00000000">
      <w:pPr>
        <w:pStyle w:val="Heading2"/>
      </w:pPr>
      <w:bookmarkStart w:id="97" w:name="sec-methods"/>
      <w:r>
        <w:t>Methods</w:t>
      </w:r>
    </w:p>
    <w:p w14:paraId="2D1D11C6" w14:textId="77777777" w:rsidR="00282A26" w:rsidRDefault="00000000">
      <w:pPr>
        <w:pStyle w:val="Heading3"/>
        <w:rPr>
          <w:ins w:id="98" w:author="Author" w:date="2026-08-04T10:31:00Z" w16du:dateUtc="2026-08-04T00:31:00Z"/>
        </w:rPr>
      </w:pPr>
      <w:bookmarkStart w:id="99" w:name="study-design"/>
      <w:r>
        <w:t>Study Design</w:t>
      </w:r>
    </w:p>
    <w:p w14:paraId="4F3FAAAD" w14:textId="77777777" w:rsidR="00282A26" w:rsidRDefault="00000000">
      <w:pPr>
        <w:pStyle w:val="FirstParagraph"/>
        <w:pPrChange w:id="100" w:author="Author" w:date="2026-08-04T10:31:00Z" w16du:dateUtc="2026-08-04T00:31:00Z">
          <w:pPr>
            <w:pStyle w:val="Heading3"/>
          </w:pPr>
        </w:pPrChange>
      </w:pPr>
      <w:ins w:id="101" w:author="Author" w:date="2026-08-04T10:31:00Z" w16du:dateUtc="2026-08-04T00:31:00Z">
        <w:r>
          <w:t>This study used a model-evaluation design, corresponding to the “LLM evaluation” research-design category in TRIPOD-LLM (</w:t>
        </w:r>
        <w:proofErr w:type="spellStart"/>
        <w:r>
          <w:t>Gallifant</w:t>
        </w:r>
        <w:proofErr w:type="spellEnd"/>
        <w:r>
          <w:t xml:space="preserve"> et al. </w:t>
        </w:r>
      </w:ins>
      <w:moveToRangeStart w:id="102" w:author="Author" w:date="2026-08-04T10:31:00Z" w:name="move236731881"/>
      <w:moveTo w:id="103" w:author="Author" w:date="2026-08-04T10:31:00Z" w16du:dateUtc="2026-08-04T00:31:00Z">
        <w:r>
          <w:t>2025).</w:t>
        </w:r>
      </w:moveTo>
      <w:moveToRangeEnd w:id="102"/>
      <w:ins w:id="104" w:author="Author" w:date="2026-08-04T10:31:00Z" w16du:dateUtc="2026-08-04T00:31:00Z">
        <w:r>
          <w:t xml:space="preserve"> This category covers studies that assess existing LLMs for their accuracy or suitability for a specific healthcare task. We compared selected LLMs</w:t>
        </w:r>
      </w:ins>
      <w:r>
        <w:t xml:space="preserve"> and </w:t>
      </w:r>
      <w:del w:id="105" w:author="Author" w:date="2026-08-04T10:31:00Z" w16du:dateUtc="2026-08-04T00:31:00Z">
        <w:r>
          <w:delText>Tasks</w:delText>
        </w:r>
      </w:del>
      <w:ins w:id="106" w:author="Author" w:date="2026-08-04T10:31:00Z" w16du:dateUtc="2026-08-04T00:31:00Z">
        <w:r>
          <w:t>prompt configurations on predefined multilabel classification and span-extraction tasks using completed synthetic nursing handover transcripts and registered nurse annotations. The study was not an evaluation in a healthcare setting because it did not test workflow integration or clinical, administrative, or workforce outcomes.</w:t>
        </w:r>
      </w:ins>
    </w:p>
    <w:p w14:paraId="58838F34" w14:textId="77777777" w:rsidR="00282A26" w:rsidRDefault="00000000">
      <w:pPr>
        <w:pStyle w:val="BodyText"/>
        <w:pPrChange w:id="107" w:author="Author" w:date="2026-08-04T10:31:00Z" w16du:dateUtc="2026-08-04T00:31:00Z">
          <w:pPr>
            <w:pStyle w:val="FirstParagraph"/>
          </w:pPr>
        </w:pPrChange>
      </w:pPr>
      <w:r>
        <w:t>Tasks related to clinical handover communication that were considered as potentially augmentable with AI assistance were identified by the researchers using a co-design process with clinicians and consumers, which will be reported separately. The tasks were:</w:t>
      </w:r>
    </w:p>
    <w:p w14:paraId="4A19AE5C" w14:textId="77777777" w:rsidR="00282A26" w:rsidRDefault="00000000">
      <w:pPr>
        <w:numPr>
          <w:ilvl w:val="0"/>
          <w:numId w:val="5"/>
        </w:numPr>
      </w:pPr>
      <w:r>
        <w:lastRenderedPageBreak/>
        <w:t>Extracting spans of text from transcripts that aligned with the SBAR (Situation, Background, Assessment, Recommendation) framework for structuring clinical handover. In this study, SBAR span extraction was operationalised as a sequence-labeling task to identify contiguous spans of text in handover transcripts that corresponded to each SBAR category. This task evaluated whether models could map conversational handover text to SBAR-labelled spans, rather than whether the transcripts themselves followed a clean sequential SBAR structure.</w:t>
      </w:r>
    </w:p>
    <w:p w14:paraId="5642CB8C" w14:textId="77777777" w:rsidR="00282A26" w:rsidRDefault="00000000">
      <w:pPr>
        <w:numPr>
          <w:ilvl w:val="0"/>
          <w:numId w:val="5"/>
        </w:numPr>
      </w:pPr>
      <w:r>
        <w:t xml:space="preserve">Identifying if key elements were communicated in handover transcripts as a content detection task. In this study, this task was operationalised as a checklist of items that are recommended to be addressed during nursing clinical handover, which were developed as part of quality-improvement processes at the researchers’ institution. The checklist items are summarised in </w:t>
      </w:r>
      <w:hyperlink w:anchor="tbl-checklist-items">
        <w:r>
          <w:rPr>
            <w:rStyle w:val="Hyperlink"/>
          </w:rPr>
          <w:t>Table 1</w:t>
        </w:r>
      </w:hyperlink>
      <w:r>
        <w:t>.</w:t>
      </w:r>
    </w:p>
    <w:p w14:paraId="5B87A8AD" w14:textId="77777777" w:rsidR="00282A26" w:rsidRDefault="00000000">
      <w:pPr>
        <w:numPr>
          <w:ilvl w:val="0"/>
          <w:numId w:val="5"/>
        </w:numPr>
      </w:pPr>
      <w:r>
        <w:t xml:space="preserve">Identifying spans of text in transcripts that were communicated using uncertain terms. In this study, this task was operationalised as span annotation of utterances during handover that conveyed incomplete knowledge, vague or hedged wording, imprecise timing, second-hand sourcing, unclear procedures, or unclear responsibility for follow-up actions. These forms of uncertainty were treated as potentially clinically important because they may indicate information that requires clarification or verification by the receiving clinician. The uncertainty categories and example guidance provided to annotators are summarised in </w:t>
      </w:r>
      <w:hyperlink w:anchor="tbl-uncertainty-items">
        <w:r>
          <w:rPr>
            <w:rStyle w:val="Hyperlink"/>
          </w:rPr>
          <w:t>Table 2</w:t>
        </w:r>
      </w:hyperlink>
      <w:r>
        <w:t>.</w:t>
      </w:r>
      <w:bookmarkEnd w:id="99"/>
    </w:p>
    <w:p w14:paraId="7E5EE77C" w14:textId="77777777" w:rsidR="00282A26" w:rsidRDefault="00000000">
      <w:pPr>
        <w:pStyle w:val="Heading3"/>
      </w:pPr>
      <w:bookmarkStart w:id="108" w:name="data-sources"/>
      <w:r>
        <w:lastRenderedPageBreak/>
        <w:t>Data sources</w:t>
      </w:r>
    </w:p>
    <w:p w14:paraId="19E37CCE" w14:textId="77777777" w:rsidR="00282A26" w:rsidRDefault="00000000">
      <w:pPr>
        <w:pStyle w:val="FirstParagraph"/>
      </w:pPr>
      <w:r>
        <w:t xml:space="preserve">We used the publicly available NICTA Synthetic Nursing Handover Dataset, which contains </w:t>
      </w:r>
      <w:del w:id="109" w:author="Author" w:date="2026-08-04T10:31:00Z" w16du:dateUtc="2026-08-04T00:31:00Z">
        <w:r>
          <w:delText>realistic</w:delText>
        </w:r>
      </w:del>
      <w:ins w:id="110" w:author="Author" w:date="2026-08-04T10:31:00Z" w16du:dateUtc="2026-08-04T00:31:00Z">
        <w:r>
          <w:t>synthetic</w:t>
        </w:r>
      </w:ins>
      <w:r>
        <w:t xml:space="preserve"> recordings of clinical handovers delivered by a registered nurse based on patient profiles with cardiovascular, neurological, renal, and respiratory conditions (Suominen et al. 2015). In this dataset, handover monologues were generated from comprehensive patient profiles that included information such as the patient’s name, age, admission history, inpatient duration, and the familiarity between the nurses giving and receiving the handover. The nurse was instructed to simulate a bedside shift-to-shift handover within a medical ward setting (Suominen et al. 2015).</w:t>
      </w:r>
    </w:p>
    <w:p w14:paraId="4737AEF2" w14:textId="77777777" w:rsidR="00282A26" w:rsidRDefault="00000000">
      <w:pPr>
        <w:pStyle w:val="BodyText"/>
      </w:pPr>
      <w:r>
        <w:t xml:space="preserve">For our study, we used 100 handover samples from the training partition of the NICTA dataset. First, audio recordings from the NICTA dataset were transcribed using the OpenAI Whisper speech-to-text model. Second, three videos depicting conversational nursing shift-to-shift handovers were transcribed in a similar manner to provide examples of interactive handover dialogue. These videos were developed at the authors’ institution for educational purposes to demonstrate best practices for clinical handovers that are used in the undergraduate nursing program. Transcripts from the educational videos were then used as few-shot examples within the DSPy framework(Khattab et al. 2023) using the </w:t>
      </w:r>
      <w:r>
        <w:rPr>
          <w:rStyle w:val="VerbatimChar"/>
        </w:rPr>
        <w:t>BootstrapFewShot</w:t>
      </w:r>
      <w:r>
        <w:t xml:space="preserve"> optimizer to guide the transformation of the 100 NICTA monologue transcripts into two-sided conversational handovers so that the dataset would better reflect real-world contemporary clinical handover interactions. To broaden the range of clinical contexts represented in the dataset, we further synthesised 103 additional handover examples using the GPT-5 model interactively in a chat interface. These scenarios included inter- and intra-hospital transfers, post-procedural </w:t>
      </w:r>
      <w:r>
        <w:lastRenderedPageBreak/>
        <w:t>handovers, emergency department transitions, and handovers that involved patients with complex mental health care needs. The final dataset comprised 203 synthetic handover transcripts used for subsequent annotation and model development.</w:t>
      </w:r>
      <w:bookmarkEnd w:id="108"/>
    </w:p>
    <w:p w14:paraId="3E3F5806" w14:textId="77777777" w:rsidR="00282A26" w:rsidRDefault="00000000">
      <w:pPr>
        <w:pStyle w:val="Heading3"/>
      </w:pPr>
      <w:bookmarkStart w:id="111" w:name="ethical-considerations"/>
      <w:r>
        <w:t>Ethical Considerations</w:t>
      </w:r>
    </w:p>
    <w:p w14:paraId="1F20BD6A" w14:textId="77777777" w:rsidR="00282A26" w:rsidRDefault="00000000">
      <w:pPr>
        <w:pStyle w:val="FirstParagraph"/>
      </w:pPr>
      <w:r>
        <w:t xml:space="preserve">Ethics approval was not sought because this </w:t>
      </w:r>
      <w:ins w:id="112" w:author="Author" w:date="2026-08-04T10:31:00Z" w16du:dateUtc="2026-08-04T00:31:00Z">
        <w:r>
          <w:t xml:space="preserve">was not human research as defined by the National Statement on Ethical Conduct in Human Research (National Health and Medical Research Council et al. </w:t>
        </w:r>
      </w:ins>
      <w:moveToRangeStart w:id="113" w:author="Author" w:date="2026-08-04T10:31:00Z" w:name="move236731882"/>
      <w:moveTo w:id="114" w:author="Author" w:date="2026-08-04T10:31:00Z" w16du:dateUtc="2026-08-04T00:31:00Z">
        <w:r>
          <w:t xml:space="preserve">2025). </w:t>
        </w:r>
      </w:moveTo>
      <w:moveToRangeEnd w:id="113"/>
      <w:del w:id="115" w:author="Author" w:date="2026-08-04T10:31:00Z" w16du:dateUtc="2026-08-04T00:31:00Z">
        <w:r>
          <w:delText>model-evaluation study used</w:delText>
        </w:r>
      </w:del>
      <w:ins w:id="116" w:author="Author" w:date="2026-08-04T10:31:00Z" w16du:dateUtc="2026-08-04T00:31:00Z">
        <w:r>
          <w:t>The study involved</w:t>
        </w:r>
      </w:ins>
      <w:r>
        <w:t xml:space="preserve"> only synthetic </w:t>
      </w:r>
      <w:del w:id="117" w:author="Author" w:date="2026-08-04T10:31:00Z" w16du:dateUtc="2026-08-04T00:31:00Z">
        <w:r>
          <w:delText xml:space="preserve">and simulated </w:delText>
        </w:r>
      </w:del>
      <w:r>
        <w:t>handover transcripts</w:t>
      </w:r>
      <w:del w:id="118" w:author="Author" w:date="2026-08-04T10:31:00Z" w16du:dateUtc="2026-08-04T00:31:00Z">
        <w:r>
          <w:delText xml:space="preserve">. The study did not involve </w:delText>
        </w:r>
      </w:del>
      <w:ins w:id="119" w:author="Author" w:date="2026-08-04T10:31:00Z" w16du:dateUtc="2026-08-04T00:31:00Z">
        <w:r>
          <w:t xml:space="preserve"> generated for model evaluation, with no recruitment, observation or testing of </w:t>
        </w:r>
      </w:ins>
      <w:r>
        <w:t xml:space="preserve">human participants, </w:t>
      </w:r>
      <w:del w:id="120" w:author="Author" w:date="2026-08-04T10:31:00Z" w16du:dateUtc="2026-08-04T00:31:00Z">
        <w:r>
          <w:delText xml:space="preserve">identifiable </w:delText>
        </w:r>
      </w:del>
      <w:ins w:id="121" w:author="Author" w:date="2026-08-04T10:31:00Z" w16du:dateUtc="2026-08-04T00:31:00Z">
        <w:r>
          <w:t xml:space="preserve">and no use of </w:t>
        </w:r>
      </w:ins>
      <w:r>
        <w:t>patient</w:t>
      </w:r>
      <w:del w:id="122" w:author="Author" w:date="2026-08-04T10:31:00Z" w16du:dateUtc="2026-08-04T00:31:00Z">
        <w:r>
          <w:delText xml:space="preserve"> data, access to</w:delText>
        </w:r>
      </w:del>
      <w:ins w:id="123" w:author="Author" w:date="2026-08-04T10:31:00Z" w16du:dateUtc="2026-08-04T00:31:00Z">
        <w:r>
          <w:t>, clinician,</w:t>
        </w:r>
      </w:ins>
      <w:r>
        <w:t xml:space="preserve"> clinical</w:t>
      </w:r>
      <w:del w:id="124" w:author="Author" w:date="2026-08-04T10:31:00Z" w16du:dateUtc="2026-08-04T00:31:00Z">
        <w:r>
          <w:delText xml:space="preserve"> records, or delivery of an intervention to patients </w:delText>
        </w:r>
      </w:del>
      <w:ins w:id="125" w:author="Author" w:date="2026-08-04T10:31:00Z" w16du:dateUtc="2026-08-04T00:31:00Z">
        <w:r>
          <w:t xml:space="preserve">-record, personal, identifiable </w:t>
        </w:r>
      </w:ins>
      <w:r>
        <w:t xml:space="preserve">or </w:t>
      </w:r>
      <w:del w:id="126" w:author="Author" w:date="2026-08-04T10:31:00Z" w16du:dateUtc="2026-08-04T00:31:00Z">
        <w:r>
          <w:delText>clinicians</w:delText>
        </w:r>
      </w:del>
      <w:ins w:id="127" w:author="Author" w:date="2026-08-04T10:31:00Z" w16du:dateUtc="2026-08-04T00:31:00Z">
        <w:r>
          <w:t>potentially re-identifiable data. Accordingly, the study did not require human ethics review, and a formal exemption from ethics review was not applicable</w:t>
        </w:r>
      </w:ins>
      <w:r>
        <w:t>.</w:t>
      </w:r>
      <w:bookmarkEnd w:id="111"/>
    </w:p>
    <w:p w14:paraId="460F602D" w14:textId="77777777" w:rsidR="00282A26" w:rsidRDefault="00000000">
      <w:pPr>
        <w:pStyle w:val="Heading3"/>
      </w:pPr>
      <w:bookmarkStart w:id="128" w:name="annotation"/>
      <w:r>
        <w:t>Annotation</w:t>
      </w:r>
    </w:p>
    <w:p w14:paraId="56E981ED" w14:textId="77777777" w:rsidR="00282A26" w:rsidRDefault="00000000">
      <w:pPr>
        <w:pStyle w:val="FirstParagraph"/>
      </w:pPr>
      <w:r>
        <w:t>Two annotators, who are experienced clinically active Registered Nurses, independently annotated transcripts using a structured rubric. Labelled annotations that met consensus between reviewers were used as the reference labels for downstream model development and evaluation.</w:t>
      </w:r>
      <w:del w:id="129" w:author="Author" w:date="2026-08-04T10:31:00Z" w16du:dateUtc="2026-08-04T00:31:00Z">
        <w:r>
          <w:delText xml:space="preserve"> Inter-rater reliability was not calculated because the objective of the annotation process was to develop a consensus reference standard for prompt optimisation and model comparison.</w:delText>
        </w:r>
      </w:del>
    </w:p>
    <w:p w14:paraId="572A4A4C" w14:textId="77777777" w:rsidR="00282A26" w:rsidRDefault="00000000">
      <w:pPr>
        <w:pStyle w:val="BodyText"/>
      </w:pPr>
      <w:r>
        <w:t xml:space="preserve">Annotation was performed using Prodigy annotation software using a custom interface that presented each transcript in three components (Montani and Honnibal 2018). First, annotators highlighted relevant spans of text and assigned labels corresponding to the SBAR framework together with markers of communicative uncertainty, including vagueness, hedging, unknown facts, indefinite timing, source uncertainty, procedural uncertainty, and uncertainty regarding </w:t>
      </w:r>
      <w:r>
        <w:lastRenderedPageBreak/>
        <w:t>responsibility. Overlapping span labels were permitted where a passage served more than one communicative function. Second, annotators completed a multiple-response checklist indicating whether predefined handover elements were present in the transcript.</w:t>
      </w:r>
    </w:p>
    <w:p w14:paraId="0C71205A" w14:textId="77777777" w:rsidR="00282A26" w:rsidRDefault="00000000">
      <w:pPr>
        <w:pStyle w:val="BodyText"/>
      </w:pPr>
      <w:r>
        <w:t>Both annotators reviewed all transcripts independently within the same annotation environment and were supported by written guidance and examples to promote consistent interpretation of the coding framework. For creation of the reference standard, a consensus dataset was derived by retaining only those span annotations and checklist items for which both annotators agreed. In practical terms, this meant that only text segments assigned the same label by both reviewers, and only checklist items selected by both reviewers, were carried forward for downstream model development and evaluation.</w:t>
      </w:r>
      <w:bookmarkEnd w:id="128"/>
    </w:p>
    <w:p w14:paraId="6AF2CEE5" w14:textId="77777777" w:rsidR="00282A26" w:rsidRDefault="00000000">
      <w:pPr>
        <w:pStyle w:val="Heading3"/>
      </w:pPr>
      <w:bookmarkStart w:id="130" w:name="Xa863c677dfa1ae5bbe15afd9a7da8a19d1af701"/>
      <w:r>
        <w:t>Large language model prompt optimisation methods</w:t>
      </w:r>
    </w:p>
    <w:p w14:paraId="7FF81BDA" w14:textId="77777777" w:rsidR="00282A26" w:rsidRDefault="00000000">
      <w:pPr>
        <w:pStyle w:val="FirstParagraph"/>
      </w:pPr>
      <w:r>
        <w:t xml:space="preserve">Annotated handover transcripts were first partitioned deterministically into optimisation (75%) and evaluation (25%) subsets using a fixed random split. Prompt optimisation was performed within DSPy (Khattab et al. 2023), which is a Python framework that can be used for prompt optimisation using feedback from model outputs to improve task performance. For each task, we defined a task-specific DSPy signature that specified the transcript as input and a constrained structured output. Checklist prediction was formulated as multilabel classification, </w:t>
      </w:r>
      <w:del w:id="131" w:author="Author" w:date="2026-08-04T10:31:00Z" w16du:dateUtc="2026-08-04T00:31:00Z">
        <w:r>
          <w:delText>whereas</w:delText>
        </w:r>
      </w:del>
      <w:ins w:id="132" w:author="Author" w:date="2026-08-04T10:31:00Z" w16du:dateUtc="2026-08-04T00:31:00Z">
        <w:r>
          <w:t>where the task was to return a list of the items from the checklist that were covered in the transcript. The</w:t>
        </w:r>
      </w:ins>
      <w:r>
        <w:t xml:space="preserve"> SBAR and uncertainty-related tasks were formulated as span extraction</w:t>
      </w:r>
      <w:del w:id="133" w:author="Author" w:date="2026-08-04T10:31:00Z" w16du:dateUtc="2026-08-04T00:31:00Z">
        <w:r>
          <w:delText>,</w:delText>
        </w:r>
      </w:del>
      <w:r>
        <w:t xml:space="preserve"> requiring the model to return verbatim text segments from the transcript together with the appropriate label. The uncertainty-related tasks were further subdivided into a broad </w:t>
      </w:r>
      <w:r>
        <w:lastRenderedPageBreak/>
        <w:t>uncertainty-span extraction task (which included all uncertainty categories) and a more specific unknown-fact extraction task (which included only spans labelled as unknown facts).</w:t>
      </w:r>
    </w:p>
    <w:p w14:paraId="4E7B3FCF" w14:textId="77777777" w:rsidR="00CC598E" w:rsidRDefault="00000000">
      <w:pPr>
        <w:pStyle w:val="BodyText"/>
        <w:rPr>
          <w:del w:id="134" w:author="Author" w:date="2026-08-04T10:31:00Z" w16du:dateUtc="2026-08-04T00:31:00Z"/>
        </w:rPr>
      </w:pPr>
      <w:r>
        <w:t xml:space="preserve">Across the baseline DSPy evaluations, GEPA-based DSPy optimisation experiments, and </w:t>
      </w:r>
      <w:proofErr w:type="spellStart"/>
      <w:r>
        <w:t>LangExtract</w:t>
      </w:r>
      <w:proofErr w:type="spellEnd"/>
      <w:r>
        <w:t xml:space="preserve"> experiments, we </w:t>
      </w:r>
      <w:del w:id="135" w:author="Author" w:date="2026-08-04T10:31:00Z" w16du:dateUtc="2026-08-04T00:31:00Z">
        <w:r>
          <w:delText>evaluated three</w:delText>
        </w:r>
      </w:del>
      <w:ins w:id="136" w:author="Author" w:date="2026-08-04T10:31:00Z" w16du:dateUtc="2026-08-04T00:31:00Z">
        <w:r>
          <w:t>purposively selected 3</w:t>
        </w:r>
      </w:ins>
      <w:r>
        <w:t xml:space="preserve"> underlying language models</w:t>
      </w:r>
      <w:ins w:id="137" w:author="Author" w:date="2026-08-04T10:31:00Z" w16du:dateUtc="2026-08-04T00:31:00Z">
        <w:r>
          <w:t xml:space="preserve"> with different deployment profiles</w:t>
        </w:r>
      </w:ins>
      <w:r>
        <w:t>: OpenAI GPT-5</w:t>
      </w:r>
      <w:del w:id="138" w:author="Author" w:date="2026-08-04T10:31:00Z" w16du:dateUtc="2026-08-04T00:31:00Z">
        <w:r>
          <w:delText>-nano (Singh et al. 2025), which served as a smaller lower-cost comparison model; OpenAI GPT-5</w:delText>
        </w:r>
      </w:del>
      <w:r>
        <w:t xml:space="preserve">.2 </w:t>
      </w:r>
      <w:del w:id="139" w:author="Author" w:date="2026-08-04T10:31:00Z" w16du:dateUtc="2026-08-04T00:31:00Z">
        <w:r>
          <w:delText xml:space="preserve">(Singh et al. 2025), which served </w:delText>
        </w:r>
      </w:del>
      <w:r>
        <w:t xml:space="preserve">as the </w:t>
      </w:r>
      <w:del w:id="140" w:author="Author" w:date="2026-08-04T10:31:00Z" w16du:dateUtc="2026-08-04T00:31:00Z">
        <w:r>
          <w:delText>highest</w:delText>
        </w:r>
      </w:del>
      <w:ins w:id="141" w:author="Author" w:date="2026-08-04T10:31:00Z" w16du:dateUtc="2026-08-04T00:31:00Z">
        <w:r>
          <w:t>higher</w:t>
        </w:r>
      </w:ins>
      <w:r>
        <w:t>-capacity proprietary model</w:t>
      </w:r>
      <w:ins w:id="142" w:author="Author" w:date="2026-08-04T10:31:00Z" w16du:dateUtc="2026-08-04T00:31:00Z">
        <w:r>
          <w:t>, OpenAI GPT-5-nano as a smaller lower-cost proprietary model</w:t>
        </w:r>
      </w:ins>
      <w:r>
        <w:t xml:space="preserve"> </w:t>
      </w:r>
      <w:del w:id="143" w:author="Author" w:date="2026-08-04T10:31:00Z" w16du:dateUtc="2026-08-04T00:31:00Z">
        <w:r>
          <w:delText xml:space="preserve">evaluated in this study; </w:delText>
        </w:r>
      </w:del>
      <w:ins w:id="144" w:author="Author" w:date="2026-08-04T10:31:00Z" w16du:dateUtc="2026-08-04T00:31:00Z">
        <w:r>
          <w:t xml:space="preserve">(Singh et al. 2025), </w:t>
        </w:r>
      </w:ins>
      <w:r>
        <w:t xml:space="preserve">and </w:t>
      </w:r>
      <w:proofErr w:type="spellStart"/>
      <w:r>
        <w:t>MedGemma</w:t>
      </w:r>
      <w:proofErr w:type="spellEnd"/>
      <w:r>
        <w:t xml:space="preserve"> 27B</w:t>
      </w:r>
      <w:del w:id="145" w:author="Author" w:date="2026-08-04T10:31:00Z" w16du:dateUtc="2026-08-04T00:31:00Z">
        <w:r>
          <w:delText>,</w:delText>
        </w:r>
      </w:del>
      <w:ins w:id="146" w:author="Author" w:date="2026-08-04T10:31:00Z" w16du:dateUtc="2026-08-04T00:31:00Z">
        <w:r>
          <w:t xml:space="preserve"> as</w:t>
        </w:r>
      </w:ins>
      <w:r>
        <w:t xml:space="preserve"> a 27-billion-parameter open-weight model developed </w:t>
      </w:r>
      <w:del w:id="147" w:author="Author" w:date="2026-08-04T10:31:00Z" w16du:dateUtc="2026-08-04T00:31:00Z">
        <w:r>
          <w:delText xml:space="preserve">by Google </w:delText>
        </w:r>
      </w:del>
      <w:r>
        <w:t xml:space="preserve">for medical tasks (Sellergren et al. </w:t>
      </w:r>
      <w:ins w:id="148" w:author="Author" w:date="2026-08-04T10:31:00Z" w16du:dateUtc="2026-08-04T00:31:00Z">
        <w:r>
          <w:t>2025). This panel was intended to examine matched prompt effects across contrasting model profiles, not to provide an exhaustive leaderboard of all contemporary LLMs.</w:t>
        </w:r>
      </w:ins>
      <w:moveFromRangeStart w:id="149" w:author="Author" w:date="2026-08-04T10:31:00Z" w:name="move236731881"/>
      <w:moveFrom w:id="150" w:author="Author" w:date="2026-08-04T10:31:00Z" w16du:dateUtc="2026-08-04T00:31:00Z">
        <w:r>
          <w:t>2025).</w:t>
        </w:r>
      </w:moveFrom>
      <w:moveFromRangeEnd w:id="149"/>
      <w:r>
        <w:t xml:space="preserve"> For DSPy baseline and GEPA runs, the same task model was used before and after </w:t>
      </w:r>
      <w:del w:id="151" w:author="Author" w:date="2026-08-04T10:31:00Z" w16du:dateUtc="2026-08-04T00:31:00Z">
        <w:r>
          <w:delText>compilation</w:delText>
        </w:r>
      </w:del>
      <w:proofErr w:type="spellStart"/>
      <w:ins w:id="152" w:author="Author" w:date="2026-08-04T10:31:00Z" w16du:dateUtc="2026-08-04T00:31:00Z">
        <w:r>
          <w:t>optimisation</w:t>
        </w:r>
      </w:ins>
      <w:proofErr w:type="spellEnd"/>
      <w:r>
        <w:t xml:space="preserve"> so that differences reflected </w:t>
      </w:r>
      <w:ins w:id="153" w:author="Author" w:date="2026-08-04T10:31:00Z" w16du:dateUtc="2026-08-04T00:31:00Z">
        <w:r>
          <w:t xml:space="preserve">the </w:t>
        </w:r>
      </w:ins>
      <w:r>
        <w:t xml:space="preserve">prompt </w:t>
      </w:r>
      <w:del w:id="154" w:author="Author" w:date="2026-08-04T10:31:00Z" w16du:dateUtc="2026-08-04T00:31:00Z">
        <w:r>
          <w:delText>optimisation</w:delText>
        </w:r>
      </w:del>
      <w:ins w:id="155" w:author="Author" w:date="2026-08-04T10:31:00Z" w16du:dateUtc="2026-08-04T00:31:00Z">
        <w:r>
          <w:t>configuration</w:t>
        </w:r>
      </w:ins>
      <w:r>
        <w:t xml:space="preserve"> rather than a change in the underlying model.</w:t>
      </w:r>
    </w:p>
    <w:p w14:paraId="6C51735A" w14:textId="77777777" w:rsidR="00282A26" w:rsidRDefault="00000000">
      <w:pPr>
        <w:pStyle w:val="BodyText"/>
      </w:pPr>
      <w:del w:id="156" w:author="Author" w:date="2026-08-04T10:31:00Z" w16du:dateUtc="2026-08-04T00:31:00Z">
        <w:r>
          <w:delText>The OpenAI</w:delText>
        </w:r>
      </w:del>
      <w:r>
        <w:t xml:space="preserve"> GPT-5</w:t>
      </w:r>
      <w:del w:id="157" w:author="Author" w:date="2026-08-04T10:31:00Z" w16du:dateUtc="2026-08-04T00:31:00Z">
        <w:r>
          <w:delText>-nano</w:delText>
        </w:r>
      </w:del>
      <w:ins w:id="158" w:author="Author" w:date="2026-08-04T10:31:00Z" w16du:dateUtc="2026-08-04T00:31:00Z">
        <w:r>
          <w:t>.2</w:t>
        </w:r>
      </w:ins>
      <w:r>
        <w:t xml:space="preserve"> and GPT-5</w:t>
      </w:r>
      <w:del w:id="159" w:author="Author" w:date="2026-08-04T10:31:00Z" w16du:dateUtc="2026-08-04T00:31:00Z">
        <w:r>
          <w:delText xml:space="preserve">.2 experiments </w:delText>
        </w:r>
      </w:del>
      <w:ins w:id="160" w:author="Author" w:date="2026-08-04T10:31:00Z" w16du:dateUtc="2026-08-04T00:31:00Z">
        <w:r>
          <w:t xml:space="preserve">-nano </w:t>
        </w:r>
      </w:ins>
      <w:r>
        <w:t xml:space="preserve">were </w:t>
      </w:r>
      <w:del w:id="161" w:author="Author" w:date="2026-08-04T10:31:00Z" w16du:dateUtc="2026-08-04T00:31:00Z">
        <w:r>
          <w:delText>run using the OpenAI API as</w:delText>
        </w:r>
      </w:del>
      <w:ins w:id="162" w:author="Author" w:date="2026-08-04T10:31:00Z" w16du:dateUtc="2026-08-04T00:31:00Z">
        <w:r>
          <w:t>accessed through</w:t>
        </w:r>
      </w:ins>
      <w:r>
        <w:t xml:space="preserve"> cloud-hosted </w:t>
      </w:r>
      <w:del w:id="163" w:author="Author" w:date="2026-08-04T10:31:00Z" w16du:dateUtc="2026-08-04T00:31:00Z">
        <w:r>
          <w:delText>model</w:delText>
        </w:r>
      </w:del>
      <w:ins w:id="164" w:author="Author" w:date="2026-08-04T10:31:00Z" w16du:dateUtc="2026-08-04T00:31:00Z">
        <w:r>
          <w:t>OpenAI API</w:t>
        </w:r>
      </w:ins>
      <w:r>
        <w:t xml:space="preserve"> endpoints</w:t>
      </w:r>
      <w:del w:id="165" w:author="Author" w:date="2026-08-04T10:31:00Z" w16du:dateUtc="2026-08-04T00:31:00Z">
        <w:r>
          <w:delText>.</w:delText>
        </w:r>
      </w:del>
      <w:ins w:id="166" w:author="Author" w:date="2026-08-04T10:31:00Z" w16du:dateUtc="2026-08-04T00:31:00Z">
        <w:r>
          <w:t>;</w:t>
        </w:r>
      </w:ins>
      <w:r>
        <w:t xml:space="preserve"> </w:t>
      </w:r>
      <w:proofErr w:type="spellStart"/>
      <w:r>
        <w:t>MedGemma</w:t>
      </w:r>
      <w:proofErr w:type="spellEnd"/>
      <w:r>
        <w:t xml:space="preserve"> 27B </w:t>
      </w:r>
      <w:del w:id="167" w:author="Author" w:date="2026-08-04T10:31:00Z" w16du:dateUtc="2026-08-04T00:31:00Z">
        <w:r>
          <w:delText>experiments were</w:delText>
        </w:r>
      </w:del>
      <w:ins w:id="168" w:author="Author" w:date="2026-08-04T10:31:00Z" w16du:dateUtc="2026-08-04T00:31:00Z">
        <w:r>
          <w:t>was</w:t>
        </w:r>
      </w:ins>
      <w:r>
        <w:t xml:space="preserve"> run locally on institutional high-performance computing infrastructure.</w:t>
      </w:r>
    </w:p>
    <w:p w14:paraId="0BC338F6" w14:textId="77777777" w:rsidR="00282A26" w:rsidRDefault="00000000">
      <w:pPr>
        <w:pStyle w:val="BodyText"/>
        <w:rPr>
          <w:ins w:id="169" w:author="Author" w:date="2026-08-04T10:31:00Z" w16du:dateUtc="2026-08-04T00:31:00Z"/>
        </w:rPr>
      </w:pPr>
      <w:del w:id="170" w:author="Author" w:date="2026-08-04T10:31:00Z" w16du:dateUtc="2026-08-04T00:31:00Z">
        <w:r>
          <w:delText xml:space="preserve">Baseline performance was obtained by evaluating the initial DSPy signatures. Optimised performance was obtained by compiling the same predictors on the optimisation partition. For checklist prediction, optimisation targeted example-level multilabel F1 against the labels. A prompt optimisation method called GEPA was used to optimise the prompts (Agrawal et al. </w:delText>
        </w:r>
      </w:del>
      <w:ins w:id="171" w:author="Author" w:date="2026-08-04T10:31:00Z" w16du:dateUtc="2026-08-04T00:31:00Z">
        <w:r>
          <w:t xml:space="preserve">GEPA was used to </w:t>
        </w:r>
        <w:proofErr w:type="spellStart"/>
        <w:r>
          <w:t>optimise</w:t>
        </w:r>
        <w:proofErr w:type="spellEnd"/>
        <w:r>
          <w:t xml:space="preserve"> the task prompts (Agrawal et al. 2025). It iteratively evaluated candidate task instructions, combined numeric task scores with natural-language error feedback, and used GPT-5.2 as a separate reflection model to propose revisions. </w:t>
        </w:r>
        <w:proofErr w:type="spellStart"/>
        <w:r>
          <w:t>Optimisation</w:t>
        </w:r>
        <w:proofErr w:type="spellEnd"/>
        <w:r>
          <w:t xml:space="preserve"> used 576 scoring calls. Checklist </w:t>
        </w:r>
        <w:proofErr w:type="spellStart"/>
        <w:r>
          <w:t>optimisation</w:t>
        </w:r>
        <w:proofErr w:type="spellEnd"/>
        <w:r>
          <w:t xml:space="preserve"> targeted multilabel agreement, while span-task </w:t>
        </w:r>
        <w:proofErr w:type="spellStart"/>
        <w:r>
          <w:t>optimisation</w:t>
        </w:r>
        <w:proofErr w:type="spellEnd"/>
        <w:r>
          <w:t xml:space="preserve"> rewarded same-label text overlap using </w:t>
        </w:r>
        <w:proofErr w:type="spellStart"/>
        <w:r>
          <w:t>IoU</w:t>
        </w:r>
        <w:proofErr w:type="spellEnd"/>
        <w:r>
          <w:t xml:space="preserve"> so that closer boundaries received higher scores. A transcript with neither a reference span nor a predicted span for a target label was treated as a correct negative. The final compiled prompts were fixed before evaluation on the held-out partition. For reporting, span detection performance and boundary overlap were presented separately.</w:t>
        </w:r>
      </w:ins>
    </w:p>
    <w:p w14:paraId="18E73C40" w14:textId="77777777" w:rsidR="00CC598E" w:rsidRDefault="00000000">
      <w:pPr>
        <w:pStyle w:val="BodyText"/>
        <w:rPr>
          <w:del w:id="172" w:author="Author" w:date="2026-08-04T10:31:00Z" w16du:dateUtc="2026-08-04T00:31:00Z"/>
        </w:rPr>
      </w:pPr>
      <w:moveFromRangeStart w:id="173" w:author="Author" w:date="2026-08-04T10:31:00Z" w:name="move236731882"/>
      <w:moveFrom w:id="174" w:author="Author" w:date="2026-08-04T10:31:00Z" w16du:dateUtc="2026-08-04T00:31:00Z">
        <w:r>
          <w:lastRenderedPageBreak/>
          <w:t xml:space="preserve">2025). </w:t>
        </w:r>
      </w:moveFrom>
      <w:moveFromRangeEnd w:id="173"/>
      <w:del w:id="175" w:author="Author" w:date="2026-08-04T10:31:00Z" w16du:dateUtc="2026-08-04T00:31:00Z">
        <w:r>
          <w:delText>GEPA is a reflection-based evolutionary prompt optimiser within DSPy (Agrawal et al. 2025). This approach involves iteratively proposing revised task instructions and retains variants that improve task-specific performance. The optimisation was conducted over 576 scoring calls of the full program, which is equivalent to about 3 complete scoring passes over the combined training and validation examples used during prompt search. GEPA was supplied with both a scalar score and natural-language error feedback. For checklist prediction, feedback identified which labels had been correctly included, incorrectly added, or omitted. For span-extraction tasks, feedback described the reference spans, predicted spans, matched and unmatched spans, and the extent of span-boundary overlap. This feedback was then used by a separate reflection model (GPT-5.2) to generate revised instructions for the predictor. GPT-5.2 was selected as the reflection model because it was the strongest performing model available within our evaluation framework at the time. For SBAR and other span-extraction tasks, GEPA optimisation was driven by a metric based on intersection-over-union. In practical terms, intersection-over-union measured how much the predicted text span overlapped the annotated text span relative to the total text covered by either span. Higher values of intersection-over-union indicate closer agreement on the start and end boundaries of the labelled span. To calculate intersection-over-union, predicted quotes were mapped back to their location in the transcript and matched to reference spans of the same label according to overlap, with higher-overlap matches receiving greater reward during prompt search. In this way, prompt search favoured not only correct matching but also closer boundary alignment. When neither reference nor predicted spans were present for a transcript, the transcript-level optimisation score was set to 1.0. For reporting, we then separated detection performance from boundary quality by presenting matched-span precision, recall, and F1 together with mean IoU for matched spans. The final compiled programs were then fixed and evaluated on the held-out test partition.</w:delText>
        </w:r>
      </w:del>
    </w:p>
    <w:p w14:paraId="5B6CF32F" w14:textId="77777777" w:rsidR="00282A26" w:rsidRDefault="00000000">
      <w:pPr>
        <w:pStyle w:val="BodyText"/>
      </w:pPr>
      <w:r>
        <w:t xml:space="preserve">In addition to </w:t>
      </w:r>
      <w:proofErr w:type="spellStart"/>
      <w:r>
        <w:t>DSPy</w:t>
      </w:r>
      <w:proofErr w:type="spellEnd"/>
      <w:r>
        <w:t xml:space="preserve"> prompt optimisations, we conducted separate evaluations using the LangExtract framework, as a prompt-based few-shot </w:t>
      </w:r>
      <w:ins w:id="176" w:author="Author" w:date="2026-08-04T10:31:00Z" w16du:dateUtc="2026-08-04T00:31:00Z">
        <w:r>
          <w:t xml:space="preserve">structured information </w:t>
        </w:r>
      </w:ins>
      <w:r>
        <w:t>extraction approach for the SBAR, uncertainty-span, and unknown-fact span tasks (Goel 2026).</w:t>
      </w:r>
      <w:del w:id="177" w:author="Author" w:date="2026-08-04T10:31:00Z" w16du:dateUtc="2026-08-04T00:31:00Z">
        <w:r>
          <w:delText xml:space="preserve"> Within this framework, extraction experiments were run with GPT-5.2 and MedGemma 27B; GPT-5-nano was evaluated within the DSPy baseline and GEPA workflows rather than the LangExtract experiments.</w:delText>
        </w:r>
      </w:del>
      <w:r>
        <w:t xml:space="preserve"> These experiments used task-specific prompt descriptions together with annotated in-context examples derived from the reference data. We used 10 annotated examples from the training partition as few-shot exemplars, and inference was then performed on the full held-out test partition for each task.</w:t>
      </w:r>
      <w:bookmarkEnd w:id="130"/>
      <w:del w:id="178" w:author="Author" w:date="2026-08-04T10:31:00Z" w16du:dateUtc="2026-08-04T00:31:00Z">
        <w:r>
          <w:delText xml:space="preserve"> Few-shot examples were validated to ensure alignment between the quoted extraction and the source transcript before inference. LangExtract outputs were normalised to the same label-and-verbatim-quote representation used for the DSPy span tasks and were scored with the same matching and overlap-based evaluation procedure, allowing direct comparison across methods. For the binary unknown-fact experiments, the few-shot example set was additionally constrained to include positive examples of the target label.</w:delText>
        </w:r>
      </w:del>
    </w:p>
    <w:p w14:paraId="7DBA264A" w14:textId="77777777" w:rsidR="00282A26" w:rsidRDefault="00000000">
      <w:pPr>
        <w:pStyle w:val="Heading3"/>
      </w:pPr>
      <w:bookmarkStart w:id="179" w:name="data-analysis"/>
      <w:r>
        <w:t>Data analysis</w:t>
      </w:r>
    </w:p>
    <w:p w14:paraId="695BEB60" w14:textId="77777777" w:rsidR="00282A26" w:rsidRDefault="00000000">
      <w:pPr>
        <w:pStyle w:val="FirstParagraph"/>
        <w:rPr>
          <w:ins w:id="180" w:author="Author" w:date="2026-08-04T10:31:00Z" w16du:dateUtc="2026-08-04T00:31:00Z"/>
        </w:rPr>
      </w:pPr>
      <w:ins w:id="181" w:author="Author" w:date="2026-08-04T10:31:00Z" w16du:dateUtc="2026-08-04T00:31:00Z">
        <w:r>
          <w:t>Inter-rater agreement was assessed with Cohen’s kappa and mean intersection over union (</w:t>
        </w:r>
        <w:proofErr w:type="spellStart"/>
        <w:r>
          <w:t>IoU</w:t>
        </w:r>
        <w:proofErr w:type="spellEnd"/>
        <w:r>
          <w:t>) among matched spans. Agreement confidence intervals were calculated with 2,000 bootstrap resamples of transcript pairs using a fixed random seed.</w:t>
        </w:r>
      </w:ins>
    </w:p>
    <w:p w14:paraId="0661C3E1" w14:textId="77777777" w:rsidR="00282A26" w:rsidRDefault="00000000">
      <w:pPr>
        <w:pStyle w:val="BodyText"/>
        <w:pPrChange w:id="182" w:author="Author" w:date="2026-08-04T10:31:00Z" w16du:dateUtc="2026-08-04T00:31:00Z">
          <w:pPr>
            <w:pStyle w:val="FirstParagraph"/>
          </w:pPr>
        </w:pPrChange>
      </w:pPr>
      <w:r>
        <w:t xml:space="preserve">Performance was measured </w:t>
      </w:r>
      <w:del w:id="183" w:author="Author" w:date="2026-08-04T10:31:00Z" w16du:dateUtc="2026-08-04T00:31:00Z">
        <w:r>
          <w:delText xml:space="preserve">with standard classification metrics </w:delText>
        </w:r>
      </w:del>
      <w:r>
        <w:t>for the checklist content detection task</w:t>
      </w:r>
      <w:del w:id="184" w:author="Author" w:date="2026-08-04T10:31:00Z" w16du:dateUtc="2026-08-04T00:31:00Z">
        <w:r>
          <w:delText>. At</w:delText>
        </w:r>
      </w:del>
      <w:ins w:id="185" w:author="Author" w:date="2026-08-04T10:31:00Z" w16du:dateUtc="2026-08-04T00:31:00Z">
        <w:r>
          <w:t xml:space="preserve"> at</w:t>
        </w:r>
      </w:ins>
      <w:r>
        <w:t xml:space="preserve"> the level of individual labels</w:t>
      </w:r>
      <w:del w:id="186" w:author="Author" w:date="2026-08-04T10:31:00Z" w16du:dateUtc="2026-08-04T00:31:00Z">
        <w:r>
          <w:delText>, we calculated</w:delText>
        </w:r>
      </w:del>
      <w:ins w:id="187" w:author="Author" w:date="2026-08-04T10:31:00Z" w16du:dateUtc="2026-08-04T00:31:00Z">
        <w:r>
          <w:t xml:space="preserve"> with</w:t>
        </w:r>
      </w:ins>
      <w:r>
        <w:t xml:space="preserve"> counts of true positives, false positives, false negatives, and true negatives, together with precision, recall, and F1. Aggregate performance was summarised using micro-averaged (pooled), macro-averaged (unweighted mean), and support-weighted precision, recall, and F1 across labels.</w:t>
      </w:r>
    </w:p>
    <w:p w14:paraId="6FA447D5" w14:textId="77777777" w:rsidR="00282A26" w:rsidRDefault="00000000">
      <w:pPr>
        <w:pStyle w:val="BodyText"/>
      </w:pPr>
      <w:del w:id="188" w:author="Author" w:date="2026-08-04T10:31:00Z" w16du:dateUtc="2026-08-04T00:31:00Z">
        <w:r>
          <w:delText>For span-extraction tasks, model outputs were represented as label-and-quote pairs, and each predicted quote was mapped back to a character span in the source transcript using exact string matching, with approximate matching used only when an exact match was unavailable. Predicted spans were then matched one-to-one with reference spans of the same label according to highest overlap. Under this greedy matching procedure, a reported match was defined as a same-label pair with non-zero overlap. Precision, recall, and F1 were then calculated from these matched gold and</w:delText>
        </w:r>
      </w:del>
      <w:ins w:id="189" w:author="Author" w:date="2026-08-04T10:31:00Z" w16du:dateUtc="2026-08-04T00:31:00Z">
        <w:r>
          <w:t>For span-extraction tasks, precision, recall, and F1 were calculated from</w:t>
        </w:r>
      </w:ins>
      <w:r>
        <w:t xml:space="preserve"> predicted spans as binary detection measures, so that these statistics reflected the model’s ability to identify the correct labelled spans. Span-boundary agreement was reported separately using the mean intersection over union (IoU) across matched pairs. We additionally calculated per-label </w:t>
      </w:r>
      <w:r>
        <w:lastRenderedPageBreak/>
        <w:t>descriptive metrics including the number of reference spans, the number of predicted spans, matched-span precision, recall, F1, and mean IoU.</w:t>
      </w:r>
    </w:p>
    <w:p w14:paraId="0C649FF5" w14:textId="77777777" w:rsidR="00282A26" w:rsidRDefault="00000000">
      <w:pPr>
        <w:pStyle w:val="BodyText"/>
      </w:pPr>
      <w:r>
        <w:t>Sampling uncertainty was summarised with 95% confidence intervals calculated using non-parametric bootstrap resampling</w:t>
      </w:r>
      <w:del w:id="190" w:author="Author" w:date="2026-08-04T10:31:00Z" w16du:dateUtc="2026-08-04T00:31:00Z">
        <w:r>
          <w:delText xml:space="preserve"> of evaluation transcripts.</w:delText>
        </w:r>
      </w:del>
      <w:ins w:id="191" w:author="Author" w:date="2026-08-04T10:31:00Z" w16du:dateUtc="2026-08-04T00:31:00Z">
        <w:r>
          <w:t>.</w:t>
        </w:r>
      </w:ins>
      <w:r>
        <w:t xml:space="preserve"> For each result, we resampled transcripts with replacement 2,000 times using a fixed random seed and recalculated the relevant metric from the pooled counts in each resample. Confidence limits are reported as the 2.5th and 97.5th percentiles of the bootstrap distribution.</w:t>
      </w:r>
      <w:bookmarkEnd w:id="97"/>
      <w:bookmarkEnd w:id="179"/>
      <w:del w:id="192" w:author="Author" w:date="2026-08-04T10:31:00Z" w16du:dateUtc="2026-08-04T00:31:00Z">
        <w:r>
          <w:delText xml:space="preserve"> For checklist items, accuracy was calculated as (true positives + true negatives) divided by all evaluated transcripts for that item. Confidence intervals for precision, recall, F1, macro-F1, support-weighted F1, and mean IoU were calculated by applying the same transcript-level bootstrap procedure and recomputing each statistic within each resample.</w:delText>
        </w:r>
      </w:del>
    </w:p>
    <w:p w14:paraId="0B592AF0" w14:textId="77777777" w:rsidR="00282A26" w:rsidRDefault="00000000">
      <w:pPr>
        <w:pStyle w:val="Heading2"/>
      </w:pPr>
      <w:bookmarkStart w:id="193" w:name="sec-results"/>
      <w:r>
        <w:t>Results</w:t>
      </w:r>
    </w:p>
    <w:p w14:paraId="76D0DDC0" w14:textId="77777777" w:rsidR="00282A26" w:rsidRDefault="00000000">
      <w:pPr>
        <w:pStyle w:val="Heading3"/>
        <w:rPr>
          <w:ins w:id="194" w:author="Author" w:date="2026-08-04T10:31:00Z" w16du:dateUtc="2026-08-04T00:31:00Z"/>
        </w:rPr>
      </w:pPr>
      <w:bookmarkStart w:id="195" w:name="sec-inter-rater-agreement"/>
      <w:ins w:id="196" w:author="Author" w:date="2026-08-04T10:31:00Z" w16du:dateUtc="2026-08-04T00:31:00Z">
        <w:r>
          <w:t>Pre-consensus inter-rater agreement</w:t>
        </w:r>
      </w:ins>
    </w:p>
    <w:p w14:paraId="45D8012A" w14:textId="77777777" w:rsidR="00282A26" w:rsidRDefault="00000000">
      <w:pPr>
        <w:pStyle w:val="FirstParagraph"/>
        <w:rPr>
          <w:ins w:id="197" w:author="Author" w:date="2026-08-04T10:31:00Z" w16du:dateUtc="2026-08-04T00:31:00Z"/>
        </w:rPr>
      </w:pPr>
      <w:ins w:id="198" w:author="Author" w:date="2026-08-04T10:31:00Z" w16du:dateUtc="2026-08-04T00:31:00Z">
        <w:r>
          <w:t xml:space="preserve">Cohen’s kappa was 0.75 (95% CI 0.73-0.76) for checklist decisions, 0.70 (95% CI 0.68-0.72) for pooled SBAR token-by-label decisions, 0.12 (95% CI 0.08-0.15) for broad uncertainty, and 0.40 (95% CI 0.18-0.64) for unknown facts. Among overlapping same-label spans, mean </w:t>
        </w:r>
        <w:proofErr w:type="spellStart"/>
        <w:r>
          <w:t>IoU</w:t>
        </w:r>
        <w:proofErr w:type="spellEnd"/>
        <w:r>
          <w:t xml:space="preserve"> was 0.86 (95% CI 0.85-0.87) for SBAR, 0.71 (95% CI 0.61-0.81) for broad uncertainty, and 0.78 (95% CI 0.56-0.98) for unknown facts. The relatively high matched-span </w:t>
        </w:r>
        <w:proofErr w:type="spellStart"/>
        <w:r>
          <w:t>IoU</w:t>
        </w:r>
        <w:proofErr w:type="spellEnd"/>
        <w:r>
          <w:t xml:space="preserve"> indicates similar boundaries when both nurses identified the same span type, with disagreement in uncertainty annotations arising mainly over whether and how to label an expression.</w:t>
        </w:r>
        <w:bookmarkEnd w:id="195"/>
      </w:ins>
    </w:p>
    <w:p w14:paraId="0AB19030" w14:textId="77777777" w:rsidR="00282A26" w:rsidRDefault="00000000">
      <w:pPr>
        <w:pStyle w:val="Heading3"/>
      </w:pPr>
      <w:bookmarkStart w:id="199" w:name="sec-results-summary"/>
      <w:r>
        <w:t>Key findings</w:t>
      </w:r>
    </w:p>
    <w:p w14:paraId="58F53270" w14:textId="77777777" w:rsidR="00282A26" w:rsidRDefault="00000000">
      <w:pPr>
        <w:pStyle w:val="FirstParagraph"/>
      </w:pPr>
      <w:r>
        <w:t xml:space="preserve">Within-model comparisons showed consistent point-estimate gains with </w:t>
      </w:r>
      <w:proofErr w:type="spellStart"/>
      <w:r>
        <w:t>DSPy</w:t>
      </w:r>
      <w:proofErr w:type="spellEnd"/>
      <w:r>
        <w:t xml:space="preserve">/GEPA over matched </w:t>
      </w:r>
      <w:proofErr w:type="spellStart"/>
      <w:ins w:id="200" w:author="Author" w:date="2026-08-04T10:31:00Z" w16du:dateUtc="2026-08-04T00:31:00Z">
        <w:r>
          <w:t>unoptimised</w:t>
        </w:r>
        <w:proofErr w:type="spellEnd"/>
        <w:r>
          <w:t xml:space="preserve">-prompt </w:t>
        </w:r>
      </w:ins>
      <w:r>
        <w:t xml:space="preserve">baselines. For GPT-5.2, micro-F1 increased from 0.77 (95% CI 0.74-0.80) to 0.85 (95% CI 0.83-0.88) for checklist prediction, from 0.51 (95% CI 0.47-0.55) to </w:t>
      </w:r>
      <w:r>
        <w:lastRenderedPageBreak/>
        <w:t xml:space="preserve">0.76 (95% CI 0.72-0.79) for SBAR span extraction, from 0.35 (95% CI 0.28-0.41) to 0.41 (95% CI 0.33-0.48) for uncertainty span extraction, and from 0.76 (95% CI 0.50-1.00) to 0.84 (95% CI 0.63-1.00) for unknown-fact extraction. Across span tasks, </w:t>
      </w:r>
      <w:proofErr w:type="spellStart"/>
      <w:r>
        <w:t>LangExtract</w:t>
      </w:r>
      <w:proofErr w:type="spellEnd"/>
      <w:r>
        <w:t xml:space="preserve"> generally </w:t>
      </w:r>
      <w:del w:id="201" w:author="Author" w:date="2026-08-04T10:31:00Z" w16du:dateUtc="2026-08-04T00:31:00Z">
        <w:r>
          <w:delText>performed below</w:delText>
        </w:r>
      </w:del>
      <w:ins w:id="202" w:author="Author" w:date="2026-08-04T10:31:00Z" w16du:dateUtc="2026-08-04T00:31:00Z">
        <w:r>
          <w:t>had lower point estimates than</w:t>
        </w:r>
      </w:ins>
      <w:r>
        <w:t xml:space="preserve"> the corresponding </w:t>
      </w:r>
      <w:del w:id="203" w:author="Author" w:date="2026-08-04T10:31:00Z" w16du:dateUtc="2026-08-04T00:31:00Z">
        <w:r>
          <w:delText>best</w:delText>
        </w:r>
      </w:del>
      <w:ins w:id="204" w:author="Author" w:date="2026-08-04T10:31:00Z" w16du:dateUtc="2026-08-04T00:31:00Z">
        <w:r>
          <w:t>highest</w:t>
        </w:r>
      </w:ins>
      <w:r>
        <w:t xml:space="preserve"> DSPy/GEPA configuration. Among matched span predictions, </w:t>
      </w:r>
      <w:del w:id="205" w:author="Author" w:date="2026-08-04T10:31:00Z" w16du:dateUtc="2026-08-04T00:31:00Z">
        <w:r>
          <w:delText xml:space="preserve">boundary agreement was high, with </w:delText>
        </w:r>
      </w:del>
      <w:r>
        <w:t>mean intersection</w:t>
      </w:r>
      <w:del w:id="206" w:author="Author" w:date="2026-08-04T10:31:00Z" w16du:dateUtc="2026-08-04T00:31:00Z">
        <w:r>
          <w:delText>-</w:delText>
        </w:r>
      </w:del>
      <w:ins w:id="207" w:author="Author" w:date="2026-08-04T10:31:00Z" w16du:dateUtc="2026-08-04T00:31:00Z">
        <w:r>
          <w:t xml:space="preserve"> </w:t>
        </w:r>
      </w:ins>
      <w:r>
        <w:t>over</w:t>
      </w:r>
      <w:del w:id="208" w:author="Author" w:date="2026-08-04T10:31:00Z" w16du:dateUtc="2026-08-04T00:31:00Z">
        <w:r>
          <w:delText>-</w:delText>
        </w:r>
      </w:del>
      <w:ins w:id="209" w:author="Author" w:date="2026-08-04T10:31:00Z" w16du:dateUtc="2026-08-04T00:31:00Z">
        <w:r>
          <w:t xml:space="preserve"> </w:t>
        </w:r>
      </w:ins>
      <w:r>
        <w:t xml:space="preserve">union </w:t>
      </w:r>
      <w:del w:id="210" w:author="Author" w:date="2026-08-04T10:31:00Z" w16du:dateUtc="2026-08-04T00:31:00Z">
        <w:r>
          <w:delText>values exceeding</w:delText>
        </w:r>
      </w:del>
      <w:ins w:id="211" w:author="Author" w:date="2026-08-04T10:31:00Z" w16du:dateUtc="2026-08-04T00:31:00Z">
        <w:r>
          <w:t>exceeded</w:t>
        </w:r>
      </w:ins>
      <w:r>
        <w:t xml:space="preserve"> 0.8 for the </w:t>
      </w:r>
      <w:del w:id="212" w:author="Author" w:date="2026-08-04T10:31:00Z" w16du:dateUtc="2026-08-04T00:31:00Z">
        <w:r>
          <w:delText>best</w:delText>
        </w:r>
      </w:del>
      <w:ins w:id="213" w:author="Author" w:date="2026-08-04T10:31:00Z" w16du:dateUtc="2026-08-04T00:31:00Z">
        <w:r>
          <w:t>highest</w:t>
        </w:r>
      </w:ins>
      <w:r>
        <w:t xml:space="preserve">-performing GPT-5.2 span-extraction </w:t>
      </w:r>
      <w:del w:id="214" w:author="Author" w:date="2026-08-04T10:31:00Z" w16du:dateUtc="2026-08-04T00:31:00Z">
        <w:r>
          <w:delText>models.</w:delText>
        </w:r>
      </w:del>
      <w:ins w:id="215" w:author="Author" w:date="2026-08-04T10:31:00Z" w16du:dateUtc="2026-08-04T00:31:00Z">
        <w:r>
          <w:t>configurations.</w:t>
        </w:r>
      </w:ins>
      <w:r>
        <w:t xml:space="preserve"> </w:t>
      </w:r>
      <w:hyperlink w:anchor="fig-results-overview">
        <w:r>
          <w:rPr>
            <w:rStyle w:val="Hyperlink"/>
          </w:rPr>
          <w:t>Figure 1</w:t>
        </w:r>
      </w:hyperlink>
      <w:r>
        <w:t xml:space="preserve"> </w:t>
      </w:r>
      <w:del w:id="216" w:author="Author" w:date="2026-08-04T10:31:00Z" w16du:dateUtc="2026-08-04T00:31:00Z">
        <w:r>
          <w:delText>summarizes</w:delText>
        </w:r>
      </w:del>
      <w:proofErr w:type="spellStart"/>
      <w:ins w:id="217" w:author="Author" w:date="2026-08-04T10:31:00Z" w16du:dateUtc="2026-08-04T00:31:00Z">
        <w:r>
          <w:t>summarises</w:t>
        </w:r>
      </w:ins>
      <w:proofErr w:type="spellEnd"/>
      <w:r>
        <w:t xml:space="preserve"> matched within-model comparisons across tasks for the </w:t>
      </w:r>
      <w:del w:id="218" w:author="Author" w:date="2026-08-04T10:31:00Z" w16du:dateUtc="2026-08-04T00:31:00Z">
        <w:r>
          <w:delText>three models</w:delText>
        </w:r>
      </w:del>
      <w:ins w:id="219" w:author="Author" w:date="2026-08-04T10:31:00Z" w16du:dateUtc="2026-08-04T00:31:00Z">
        <w:r>
          <w:t>3</w:t>
        </w:r>
      </w:ins>
      <w:r>
        <w:t xml:space="preserve"> evaluated</w:t>
      </w:r>
      <w:ins w:id="220" w:author="Author" w:date="2026-08-04T10:31:00Z" w16du:dateUtc="2026-08-04T00:31:00Z">
        <w:r>
          <w:t xml:space="preserve"> models</w:t>
        </w:r>
      </w:ins>
      <w:r>
        <w:t>.</w:t>
      </w:r>
      <w:bookmarkEnd w:id="199"/>
    </w:p>
    <w:p w14:paraId="519CEAF2" w14:textId="77777777" w:rsidR="00282A26" w:rsidRDefault="00000000">
      <w:pPr>
        <w:pStyle w:val="Heading3"/>
      </w:pPr>
      <w:bookmarkStart w:id="221" w:name="sec-sbar-optimized"/>
      <w:r>
        <w:t>SBAR span extraction</w:t>
      </w:r>
    </w:p>
    <w:p w14:paraId="0BEE3436" w14:textId="77777777" w:rsidR="00282A26" w:rsidRDefault="00000000">
      <w:pPr>
        <w:pStyle w:val="FirstParagraph"/>
      </w:pPr>
      <w:r>
        <w:t xml:space="preserve">Among SBAR configurations, the highest overall score was achieved by DSPy/GEPA-optimised GPT-5.2 (micro-F1 0.76 (95% CI 0.72-0.79)), followed by DSPy/GEPA-optimised GPT-5-nano (micro-F1 0.69 (95% CI 0.66-0.72)) and LangExtract GPT-5.2 (micro-F1 0.59 (95% CI 0.56-0.62)). </w:t>
      </w:r>
      <w:hyperlink w:anchor="tbl-sbar-optimized">
        <w:r>
          <w:rPr>
            <w:rStyle w:val="Hyperlink"/>
          </w:rPr>
          <w:t>Table 3</w:t>
        </w:r>
      </w:hyperlink>
      <w:r>
        <w:t xml:space="preserve"> provides label-level results for the best-performing GPT-5.2 DSPy/GEPA SBAR configuration.</w:t>
      </w:r>
    </w:p>
    <w:p w14:paraId="4C55BD7B" w14:textId="77777777" w:rsidR="00282A26" w:rsidRDefault="00000000">
      <w:pPr>
        <w:pStyle w:val="BodyText"/>
      </w:pPr>
      <w:r>
        <w:t xml:space="preserve">Within this GPT-5.2 SBAR comparison, macro-precision increased from 0.41 (95% CI 0.37-0.44) to 0.78 (95% CI 0.73-0.82), macro-recall from 0.69 (95% CI 0.63-0.75) to 0.73 (95% CI 0.69-0.78), and macro-F1 from 0.49 (95% CI 0.46-0.53) to 0.75 (95% CI 0.71-0.79). Span-boundary agreement among matched predictions was strongest for SITUATION and RECOMMENDATION, as shown by the label-level mean IoU estimates in </w:t>
      </w:r>
      <w:hyperlink w:anchor="tbl-sbar-optimized">
        <w:r>
          <w:rPr>
            <w:rStyle w:val="Hyperlink"/>
          </w:rPr>
          <w:t>Table 3</w:t>
        </w:r>
      </w:hyperlink>
      <w:r>
        <w:t>.</w:t>
      </w:r>
      <w:bookmarkEnd w:id="221"/>
    </w:p>
    <w:p w14:paraId="1052E490" w14:textId="77777777" w:rsidR="00282A26" w:rsidRDefault="00000000">
      <w:pPr>
        <w:pStyle w:val="Heading3"/>
      </w:pPr>
      <w:bookmarkStart w:id="222" w:name="sec-checklist"/>
      <w:r>
        <w:t>Checklist task</w:t>
      </w:r>
    </w:p>
    <w:p w14:paraId="571729B9" w14:textId="77777777" w:rsidR="00282A26" w:rsidRDefault="00000000">
      <w:pPr>
        <w:pStyle w:val="FirstParagraph"/>
      </w:pPr>
      <w:r>
        <w:t xml:space="preserve">For checklist prediction, the best overall result was achieved by DSPy/GEPA-optimised GPT-5.2 (micro-F1 0.85 (95% CI 0.83-0.88), macro-F1 0.73 (95% CI 0.63-0.76), support-weighted F1 0.85 </w:t>
      </w:r>
      <w:r>
        <w:lastRenderedPageBreak/>
        <w:t xml:space="preserve">(95% CI 0.82-0.88)). DSPy/GEPA-optimised GPT-5-nano also performed competitively (micro-F1 0.81 (95% CI 0.78-0.84)), while MedGemma 27B reached micro-F1 0.76 (95% CI 0.74-0.79)). </w:t>
      </w:r>
      <w:hyperlink w:anchor="tbl-checklist-grouped">
        <w:r>
          <w:rPr>
            <w:rStyle w:val="Hyperlink"/>
          </w:rPr>
          <w:t>Table 4</w:t>
        </w:r>
      </w:hyperlink>
      <w:r>
        <w:t xml:space="preserve"> presents grouped per-label estimates for accuracy, precision, recall, and F1 for the best-performing GPT-5.2 checklist model.</w:t>
      </w:r>
      <w:bookmarkEnd w:id="222"/>
    </w:p>
    <w:p w14:paraId="2EA88E00" w14:textId="77777777" w:rsidR="00282A26" w:rsidRDefault="00000000">
      <w:pPr>
        <w:pStyle w:val="Heading3"/>
      </w:pPr>
      <w:bookmarkStart w:id="223" w:name="sec-uncertainty-results"/>
      <w:r>
        <w:t>Uncertainty and unknown-fact span extraction</w:t>
      </w:r>
    </w:p>
    <w:p w14:paraId="135C7024" w14:textId="77777777" w:rsidR="00282A26" w:rsidRDefault="00000000">
      <w:pPr>
        <w:pStyle w:val="FirstParagraph"/>
      </w:pPr>
      <w:r>
        <w:t xml:space="preserve">Broad uncertainty-span extraction included all annotated uncertainty categories (hedging, vagueness, unknown facts, indefinite timing, source uncertainty, procedural uncertainty, and responsibility uncertainty) and had the </w:t>
      </w:r>
      <w:del w:id="224" w:author="Author" w:date="2026-08-04T10:31:00Z" w16du:dateUtc="2026-08-04T00:31:00Z">
        <w:r>
          <w:delText>weakest accuracy</w:delText>
        </w:r>
      </w:del>
      <w:ins w:id="225" w:author="Author" w:date="2026-08-04T10:31:00Z" w16du:dateUtc="2026-08-04T00:31:00Z">
        <w:r>
          <w:t>lowest micro-F1</w:t>
        </w:r>
      </w:ins>
      <w:r>
        <w:t xml:space="preserve"> of </w:t>
      </w:r>
      <w:del w:id="226" w:author="Author" w:date="2026-08-04T10:31:00Z" w16du:dateUtc="2026-08-04T00:31:00Z">
        <w:r>
          <w:delText>all</w:delText>
        </w:r>
      </w:del>
      <w:ins w:id="227" w:author="Author" w:date="2026-08-04T10:31:00Z" w16du:dateUtc="2026-08-04T00:31:00Z">
        <w:r>
          <w:t>the evaluated</w:t>
        </w:r>
      </w:ins>
      <w:r>
        <w:t xml:space="preserve"> tasks. The </w:t>
      </w:r>
      <w:del w:id="228" w:author="Author" w:date="2026-08-04T10:31:00Z" w16du:dateUtc="2026-08-04T00:31:00Z">
        <w:r>
          <w:delText>best</w:delText>
        </w:r>
      </w:del>
      <w:ins w:id="229" w:author="Author" w:date="2026-08-04T10:31:00Z" w16du:dateUtc="2026-08-04T00:31:00Z">
        <w:r>
          <w:t>highest</w:t>
        </w:r>
      </w:ins>
      <w:r>
        <w:t xml:space="preserve"> </w:t>
      </w:r>
      <w:proofErr w:type="spellStart"/>
      <w:r>
        <w:t>DSPy</w:t>
      </w:r>
      <w:proofErr w:type="spellEnd"/>
      <w:r>
        <w:t xml:space="preserve">/GEPA </w:t>
      </w:r>
      <w:del w:id="230" w:author="Author" w:date="2026-08-04T10:31:00Z" w16du:dateUtc="2026-08-04T00:31:00Z">
        <w:r>
          <w:delText>run</w:delText>
        </w:r>
      </w:del>
      <w:ins w:id="231" w:author="Author" w:date="2026-08-04T10:31:00Z" w16du:dateUtc="2026-08-04T00:31:00Z">
        <w:r>
          <w:t>point estimate</w:t>
        </w:r>
      </w:ins>
      <w:r>
        <w:t xml:space="preserve"> used GPT-5.2 and achieved precision 0.32 (95% CI 0.26-0.39), recall 0.56 (95% CI 0.44-0.67), micro-F1 0.41 (95% CI 0.33-0.48), and mean IoU 0.83 (95% CI 0.77-0.90). </w:t>
      </w:r>
      <w:del w:id="232" w:author="Author" w:date="2026-08-04T10:31:00Z" w16du:dateUtc="2026-08-04T00:31:00Z">
        <w:r>
          <w:delText>This was only a modest improvement over the best</w:delText>
        </w:r>
      </w:del>
      <w:ins w:id="233" w:author="Author" w:date="2026-08-04T10:31:00Z" w16du:dateUtc="2026-08-04T00:31:00Z">
        <w:r>
          <w:t xml:space="preserve">The highest </w:t>
        </w:r>
        <w:proofErr w:type="spellStart"/>
        <w:r>
          <w:t>unoptimised</w:t>
        </w:r>
        <w:proofErr w:type="spellEnd"/>
        <w:r>
          <w:t>-prompt</w:t>
        </w:r>
      </w:ins>
      <w:r>
        <w:t xml:space="preserve"> baseline </w:t>
      </w:r>
      <w:del w:id="234" w:author="Author" w:date="2026-08-04T10:31:00Z" w16du:dateUtc="2026-08-04T00:31:00Z">
        <w:r>
          <w:delText>run (</w:delText>
        </w:r>
      </w:del>
      <w:ins w:id="235" w:author="Author" w:date="2026-08-04T10:31:00Z" w16du:dateUtc="2026-08-04T00:31:00Z">
        <w:r>
          <w:t xml:space="preserve">had </w:t>
        </w:r>
      </w:ins>
      <w:r>
        <w:t>micro-F1 0.35 (95% CI 0.28-0.41</w:t>
      </w:r>
      <w:del w:id="236" w:author="Author" w:date="2026-08-04T10:31:00Z" w16du:dateUtc="2026-08-04T00:31:00Z">
        <w:r>
          <w:delText>)),</w:delText>
        </w:r>
      </w:del>
      <w:ins w:id="237" w:author="Author" w:date="2026-08-04T10:31:00Z" w16du:dateUtc="2026-08-04T00:31:00Z">
        <w:r>
          <w:t>),</w:t>
        </w:r>
      </w:ins>
      <w:r>
        <w:t xml:space="preserve"> and the </w:t>
      </w:r>
      <w:del w:id="238" w:author="Author" w:date="2026-08-04T10:31:00Z" w16du:dateUtc="2026-08-04T00:31:00Z">
        <w:r>
          <w:delText>best</w:delText>
        </w:r>
      </w:del>
      <w:ins w:id="239" w:author="Author" w:date="2026-08-04T10:31:00Z" w16du:dateUtc="2026-08-04T00:31:00Z">
        <w:r>
          <w:t>highest</w:t>
        </w:r>
      </w:ins>
      <w:r>
        <w:t xml:space="preserve"> </w:t>
      </w:r>
      <w:proofErr w:type="spellStart"/>
      <w:r>
        <w:t>LangExtract</w:t>
      </w:r>
      <w:proofErr w:type="spellEnd"/>
      <w:r>
        <w:t xml:space="preserve"> uncertainty </w:t>
      </w:r>
      <w:del w:id="240" w:author="Author" w:date="2026-08-04T10:31:00Z" w16du:dateUtc="2026-08-04T00:31:00Z">
        <w:r>
          <w:delText>run remained low (</w:delText>
        </w:r>
      </w:del>
      <w:ins w:id="241" w:author="Author" w:date="2026-08-04T10:31:00Z" w16du:dateUtc="2026-08-04T00:31:00Z">
        <w:r>
          <w:t xml:space="preserve">result had </w:t>
        </w:r>
      </w:ins>
      <w:r>
        <w:t>micro-F1 0.24 (95% CI 0.17-0.31</w:t>
      </w:r>
      <w:del w:id="242" w:author="Author" w:date="2026-08-04T10:31:00Z" w16du:dateUtc="2026-08-04T00:31:00Z">
        <w:r>
          <w:delText>)).</w:delText>
        </w:r>
      </w:del>
      <w:ins w:id="243" w:author="Author" w:date="2026-08-04T10:31:00Z" w16du:dateUtc="2026-08-04T00:31:00Z">
        <w:r>
          <w:t>).</w:t>
        </w:r>
      </w:ins>
    </w:p>
    <w:p w14:paraId="5C46DC42" w14:textId="77777777" w:rsidR="00282A26" w:rsidRDefault="00000000">
      <w:pPr>
        <w:pStyle w:val="BodyText"/>
      </w:pPr>
      <w:r>
        <w:t xml:space="preserve">The narrower unknown-fact sub-task </w:t>
      </w:r>
      <w:del w:id="244" w:author="Author" w:date="2026-08-04T10:31:00Z" w16du:dateUtc="2026-08-04T00:31:00Z">
        <w:r>
          <w:delText>performed substantially better.</w:delText>
        </w:r>
      </w:del>
      <w:ins w:id="245" w:author="Author" w:date="2026-08-04T10:31:00Z" w16du:dateUtc="2026-08-04T00:31:00Z">
        <w:r>
          <w:t>had higher point estimates.</w:t>
        </w:r>
      </w:ins>
      <w:r>
        <w:t xml:space="preserve"> DSPy/GEPA reached micro-F1 0.84 (95% CI 0.63-1.00) with GPT-5.2, compared with the </w:t>
      </w:r>
      <w:del w:id="246" w:author="Author" w:date="2026-08-04T10:31:00Z" w16du:dateUtc="2026-08-04T00:31:00Z">
        <w:r>
          <w:delText>best</w:delText>
        </w:r>
      </w:del>
      <w:ins w:id="247" w:author="Author" w:date="2026-08-04T10:31:00Z" w16du:dateUtc="2026-08-04T00:31:00Z">
        <w:r>
          <w:t>highest</w:t>
        </w:r>
      </w:ins>
      <w:r>
        <w:t xml:space="preserve"> baseline micro-F1 of 0.76 (95% CI 0.50-1.00) and the LangExtract GPT-5.2 micro-F1 of 0.56 (95% CI 0.29-0.72). These results </w:t>
      </w:r>
      <w:del w:id="248" w:author="Author" w:date="2026-08-04T10:31:00Z" w16du:dateUtc="2026-08-04T00:31:00Z">
        <w:r>
          <w:delText>suggest that</w:delText>
        </w:r>
      </w:del>
      <w:ins w:id="249" w:author="Author" w:date="2026-08-04T10:31:00Z" w16du:dateUtc="2026-08-04T00:31:00Z">
        <w:r>
          <w:t>concern</w:t>
        </w:r>
      </w:ins>
      <w:r>
        <w:t xml:space="preserve"> explicitly stated </w:t>
      </w:r>
      <w:del w:id="250" w:author="Author" w:date="2026-08-04T10:31:00Z" w16du:dateUtc="2026-08-04T00:31:00Z">
        <w:r>
          <w:delText>information gaps were more tractable than</w:delText>
        </w:r>
      </w:del>
      <w:ins w:id="251" w:author="Author" w:date="2026-08-04T10:31:00Z" w16du:dateUtc="2026-08-04T00:31:00Z">
        <w:r>
          <w:t>lack of knowledge, not facts absent from</w:t>
        </w:r>
      </w:ins>
      <w:r>
        <w:t xml:space="preserve"> the </w:t>
      </w:r>
      <w:del w:id="252" w:author="Author" w:date="2026-08-04T10:31:00Z" w16du:dateUtc="2026-08-04T00:31:00Z">
        <w:r>
          <w:delText>broader set of uncertainty spans</w:delText>
        </w:r>
      </w:del>
      <w:ins w:id="253" w:author="Author" w:date="2026-08-04T10:31:00Z" w16du:dateUtc="2026-08-04T00:31:00Z">
        <w:r>
          <w:t>transcript</w:t>
        </w:r>
      </w:ins>
      <w:r>
        <w:t xml:space="preserve">. </w:t>
      </w:r>
      <w:hyperlink w:anchor="tbl-uncertainty-task-results">
        <w:r>
          <w:rPr>
            <w:rStyle w:val="Hyperlink"/>
          </w:rPr>
          <w:t>Table 5</w:t>
        </w:r>
      </w:hyperlink>
      <w:r>
        <w:t xml:space="preserve"> summarises the uncertainty and unknown-fact span results used for these comparisons.</w:t>
      </w:r>
      <w:bookmarkEnd w:id="193"/>
      <w:bookmarkEnd w:id="223"/>
    </w:p>
    <w:p w14:paraId="257CBF3F" w14:textId="77777777" w:rsidR="00282A26" w:rsidRDefault="00000000">
      <w:pPr>
        <w:pStyle w:val="Heading2"/>
      </w:pPr>
      <w:bookmarkStart w:id="254" w:name="sec-discussion"/>
      <w:r>
        <w:lastRenderedPageBreak/>
        <w:t>Discussion</w:t>
      </w:r>
    </w:p>
    <w:p w14:paraId="3DC1A39C" w14:textId="77777777" w:rsidR="00282A26" w:rsidRDefault="00000000">
      <w:pPr>
        <w:pStyle w:val="Heading3"/>
      </w:pPr>
      <w:bookmarkStart w:id="255" w:name="principal-results"/>
      <w:r>
        <w:t>Principal Results</w:t>
      </w:r>
    </w:p>
    <w:p w14:paraId="48AE7BB3" w14:textId="77777777" w:rsidR="00282A26" w:rsidRDefault="00000000">
      <w:pPr>
        <w:pStyle w:val="FirstParagraph"/>
      </w:pPr>
      <w:r>
        <w:t>This study identified that prompt optimisation with GEPA outperformed baseline evaluations across all of the comparisons, with higher aggregate performance for checklist prediction than for SBAR span extraction. This pattern is expected because using generative AI to perform clinical natural language processing tasks is sensitive to framing, label definitions, and example selection. GEPA was explicitly supplied with task-specific scores and error feedback that could align instructions more closely with the annotation scheme (Sivarajkumar et al. 2024; Agrawal et al. 2025). Optimisation was particularly useful for improving targeted span extraction across the SBAR task.</w:t>
      </w:r>
    </w:p>
    <w:p w14:paraId="68CC6EAC" w14:textId="77777777" w:rsidR="00282A26" w:rsidRDefault="00000000">
      <w:pPr>
        <w:pStyle w:val="BodyText"/>
      </w:pPr>
      <w:r>
        <w:t xml:space="preserve">The difference in accuracy that we identified between checklist prediction and SBAR span extraction provides an important insight to consider for designing AI applications to support clinical handover. Checklist prediction is a simpler structured-output task where each item is a bounded present/absent judgement. By contrast, SBAR extraction requires the model to locate clinically relevant text, assign a communicative category, and reproduce appropriate span boundaries. Structured handover tools aim to make minimum content predictable and reduce omissions, while still requiring adaptation to local clinical workflow (Haig et al. 2006; Riesenberg et al. 2010; Bukoh and Siah 2020). As such, bounded present/absent outputs may be useful when the intended function is to prompt review of missing elements or support audit and quality monitoring. It is fortunate then that the task with strongest performance in our study was those most closely aligned with a recurring mechanism of handover-related harm, </w:t>
      </w:r>
      <w:r>
        <w:lastRenderedPageBreak/>
        <w:t xml:space="preserve">namely omitted or incomplete information (Ong and Coiera 2011; Manser and Foster 2011; Riesenberg et al. 2010). </w:t>
      </w:r>
      <w:del w:id="256" w:author="Author" w:date="2026-08-04T10:31:00Z" w16du:dateUtc="2026-08-04T00:31:00Z">
        <w:r>
          <w:delText xml:space="preserve">The clinical value lies less in producing a structured summary after handover than in shaping the handover dialogue before responsibility transfers. </w:delText>
        </w:r>
      </w:del>
      <w:r>
        <w:t xml:space="preserve">Although checklist prediction achieved </w:t>
      </w:r>
      <w:del w:id="257" w:author="Author" w:date="2026-08-04T10:31:00Z" w16du:dateUtc="2026-08-04T00:31:00Z">
        <w:r>
          <w:delText>strong pooled performance, the model still produced</w:delText>
        </w:r>
      </w:del>
      <w:ins w:id="258" w:author="Author" w:date="2026-08-04T10:31:00Z" w16du:dateUtc="2026-08-04T00:31:00Z">
        <w:r>
          <w:t>high accuracy, the consequences of</w:t>
        </w:r>
      </w:ins>
      <w:r>
        <w:t xml:space="preserve"> both false positives and false negatives</w:t>
      </w:r>
      <w:ins w:id="259" w:author="Author" w:date="2026-08-04T10:31:00Z" w16du:dateUtc="2026-08-04T00:31:00Z">
        <w:r>
          <w:t xml:space="preserve"> should be considered</w:t>
        </w:r>
      </w:ins>
      <w:r>
        <w:t xml:space="preserve">. A false negative would usually create review burden by prompting clarification of an item that was already communicated, but a false positive could create more serious false reassurance that a safety-critical element was conveyed when it was not. </w:t>
      </w:r>
      <w:ins w:id="260" w:author="Author" w:date="2026-08-04T10:31:00Z" w16du:dateUtc="2026-08-04T00:31:00Z">
        <w:r>
          <w:t xml:space="preserve">In addition, a checklist item not detected in the captured transcript is not equivalent to clinically necessary information having been omitted. </w:t>
        </w:r>
      </w:ins>
      <w:r>
        <w:t>A safer near-term design could therefore present AI outputs as source-linked prompts for clinician review, with clear distinctions between detected in transcript, not detected, and requires verification. Evidence</w:t>
      </w:r>
      <w:ins w:id="261" w:author="Author" w:date="2026-08-04T10:31:00Z" w16du:dateUtc="2026-08-04T00:31:00Z">
        <w:r>
          <w:t xml:space="preserve"> has</w:t>
        </w:r>
      </w:ins>
      <w:r>
        <w:t xml:space="preserve"> indicated that effective clinical decision support is most useful when integrated into a workflow as actionable and readily available support at the time and place of decision-making, while also recognising the risk of automation bias when clinicians over-rely on system outputs (Kawamoto et al. 2005; Goddard et al. 2012; Challen et al. 2019).</w:t>
      </w:r>
    </w:p>
    <w:p w14:paraId="05BEA4DD" w14:textId="77777777" w:rsidR="00282A26" w:rsidRDefault="00000000">
      <w:pPr>
        <w:pStyle w:val="BodyText"/>
        <w:rPr>
          <w:ins w:id="262" w:author="Author" w:date="2026-08-04T10:31:00Z" w16du:dateUtc="2026-08-04T00:31:00Z"/>
        </w:rPr>
      </w:pPr>
      <w:del w:id="263" w:author="Author" w:date="2026-08-04T10:31:00Z" w16du:dateUtc="2026-08-04T00:31:00Z">
        <w:r>
          <w:delText xml:space="preserve">In the same way, </w:delText>
        </w:r>
      </w:del>
      <w:ins w:id="264" w:author="Author" w:date="2026-08-04T10:31:00Z" w16du:dateUtc="2026-08-04T00:31:00Z">
        <w:r>
          <w:t xml:space="preserve">Registered nurse annotation agreement was comparatively high for checklist and </w:t>
        </w:r>
      </w:ins>
      <w:r>
        <w:t xml:space="preserve">SBAR </w:t>
      </w:r>
      <w:del w:id="265" w:author="Author" w:date="2026-08-04T10:31:00Z" w16du:dateUtc="2026-08-04T00:31:00Z">
        <w:r>
          <w:delText>span extraction may be most useful as a traceability mechanism</w:delText>
        </w:r>
      </w:del>
      <w:ins w:id="266" w:author="Author" w:date="2026-08-04T10:31:00Z" w16du:dateUtc="2026-08-04T00:31:00Z">
        <w:r>
          <w:t xml:space="preserve">annotations but very low for the broad uncertainty taxonomy. The latter finding indicates that vague, hedged, or context-dependent communication was difficult to </w:t>
        </w:r>
        <w:proofErr w:type="spellStart"/>
        <w:r>
          <w:t>operationalise</w:t>
        </w:r>
        <w:proofErr w:type="spellEnd"/>
        <w:r>
          <w:t xml:space="preserve"> consistently even with written guidance. However, the combination of low kappa and relatively high matched </w:t>
        </w:r>
        <w:proofErr w:type="spellStart"/>
        <w:r>
          <w:t>IoU</w:t>
        </w:r>
        <w:proofErr w:type="spellEnd"/>
        <w:r>
          <w:t xml:space="preserve"> scores for broad uncertainty indicates that the principal difficulty was deciding whether uncertainty was present,</w:t>
        </w:r>
      </w:ins>
      <w:r>
        <w:t xml:space="preserve"> rather than </w:t>
      </w:r>
      <w:del w:id="267" w:author="Author" w:date="2026-08-04T10:31:00Z" w16du:dateUtc="2026-08-04T00:31:00Z">
        <w:r>
          <w:delText>as a fully automated</w:delText>
        </w:r>
      </w:del>
      <w:ins w:id="268" w:author="Author" w:date="2026-08-04T10:31:00Z" w16du:dateUtc="2026-08-04T00:31:00Z">
        <w:r>
          <w:t xml:space="preserve">locating its boundaries once identified. As all model </w:t>
        </w:r>
        <w:proofErr w:type="spellStart"/>
        <w:r>
          <w:t>optimisation</w:t>
        </w:r>
        <w:proofErr w:type="spellEnd"/>
        <w:r>
          <w:t xml:space="preserve"> and evaluation used the final consensus ratings between annotators, the results should therefore be interpreted as being conservative.</w:t>
        </w:r>
      </w:ins>
    </w:p>
    <w:p w14:paraId="7DC766BB" w14:textId="77777777" w:rsidR="00282A26" w:rsidRDefault="00000000">
      <w:pPr>
        <w:pStyle w:val="BodyText"/>
        <w:rPr>
          <w:ins w:id="269" w:author="Author" w:date="2026-08-04T10:31:00Z" w16du:dateUtc="2026-08-04T00:31:00Z"/>
        </w:rPr>
      </w:pPr>
      <w:ins w:id="270" w:author="Author" w:date="2026-08-04T10:31:00Z" w16du:dateUtc="2026-08-04T00:31:00Z">
        <w:r>
          <w:lastRenderedPageBreak/>
          <w:t xml:space="preserve">This study did not compare LLMs with non-LLM-based methods of structured information extraction. It therefore provides evidence about relative prompt </w:t>
        </w:r>
        <w:proofErr w:type="spellStart"/>
        <w:r>
          <w:t>optimisation</w:t>
        </w:r>
        <w:proofErr w:type="spellEnd"/>
        <w:r>
          <w:t xml:space="preserve"> approaches and model configurations, not the superiority of LLMs over conventional information extraction. Nevertheless, evaluating LLM-based approaches is a logical next step in this</w:t>
        </w:r>
      </w:ins>
      <w:r>
        <w:t xml:space="preserve"> handover</w:t>
      </w:r>
      <w:del w:id="271" w:author="Author" w:date="2026-08-04T10:31:00Z" w16du:dateUtc="2026-08-04T00:31:00Z">
        <w:r>
          <w:delText xml:space="preserve"> summary. The optimised model </w:delText>
        </w:r>
      </w:del>
      <w:ins w:id="272" w:author="Author" w:date="2026-08-04T10:31:00Z" w16du:dateUtc="2026-08-04T00:31:00Z">
        <w:r>
          <w:t xml:space="preserve">-specific research </w:t>
        </w:r>
        <w:proofErr w:type="spellStart"/>
        <w:r>
          <w:t>programme</w:t>
        </w:r>
        <w:proofErr w:type="spellEnd"/>
        <w:r>
          <w:t xml:space="preserve">. In the original NICTA benchmark, a feature-engineered conditional random field </w:t>
        </w:r>
      </w:ins>
      <w:r>
        <w:t xml:space="preserve">achieved </w:t>
      </w:r>
      <w:del w:id="273" w:author="Author" w:date="2026-08-04T10:31:00Z" w16du:dateUtc="2026-08-04T00:31:00Z">
        <w:r>
          <w:delText xml:space="preserve">useful SBAR </w:delText>
        </w:r>
      </w:del>
      <w:ins w:id="274" w:author="Author" w:date="2026-08-04T10:31:00Z" w16du:dateUtc="2026-08-04T00:31:00Z">
        <w:r>
          <w:t xml:space="preserve">macro-F1 0.702 across 35 handover-form categories, but </w:t>
        </w:r>
      </w:ins>
      <w:r>
        <w:t xml:space="preserve">performance </w:t>
      </w:r>
      <w:del w:id="275" w:author="Author" w:date="2026-08-04T10:31:00Z" w16du:dateUtc="2026-08-04T00:31:00Z">
        <w:r>
          <w:delText>and</w:delText>
        </w:r>
      </w:del>
      <w:ins w:id="276" w:author="Author" w:date="2026-08-04T10:31:00Z" w16du:dateUtc="2026-08-04T00:31:00Z">
        <w:r>
          <w:t xml:space="preserve">was markedly uneven. F1 was 0.217 for the more abstract “other observations” category and 0.496 for future-care goals, tasks, and expected outcomes, and the error analysis identified clinically relevant missed and misclassified information (Suominen et al. 2015). These limitations were concentrated in categories requiring greater contextual differentiation. Instruction-tuned LLMs therefore warranted evaluation as a potentially more flexible approach to context-dependent handover information, particularly where prompt </w:t>
        </w:r>
        <w:proofErr w:type="spellStart"/>
        <w:r>
          <w:t>optimisation</w:t>
        </w:r>
        <w:proofErr w:type="spellEnd"/>
        <w:r>
          <w:t xml:space="preserve"> can adapt extraction </w:t>
        </w:r>
        <w:proofErr w:type="spellStart"/>
        <w:r>
          <w:t>behaviour</w:t>
        </w:r>
        <w:proofErr w:type="spellEnd"/>
        <w:r>
          <w:t xml:space="preserve"> using a </w:t>
        </w:r>
        <w:proofErr w:type="gramStart"/>
        <w:r>
          <w:t>modest labelled</w:t>
        </w:r>
        <w:proofErr w:type="gramEnd"/>
        <w:r>
          <w:t xml:space="preserve"> set.</w:t>
        </w:r>
      </w:ins>
    </w:p>
    <w:p w14:paraId="65BD19D4" w14:textId="77777777" w:rsidR="00282A26" w:rsidRDefault="00000000">
      <w:pPr>
        <w:pStyle w:val="BodyText"/>
      </w:pPr>
      <w:ins w:id="277" w:author="Author" w:date="2026-08-04T10:31:00Z" w16du:dateUtc="2026-08-04T00:31:00Z">
        <w:r>
          <w:t xml:space="preserve">The </w:t>
        </w:r>
        <w:proofErr w:type="spellStart"/>
        <w:r>
          <w:t>optimised</w:t>
        </w:r>
        <w:proofErr w:type="spellEnd"/>
        <w:r>
          <w:t xml:space="preserve"> SBAR extraction model achieved</w:t>
        </w:r>
      </w:ins>
      <w:r>
        <w:t xml:space="preserve"> high span-boundary overlap among matched spans in our study. </w:t>
      </w:r>
      <w:del w:id="278" w:author="Author" w:date="2026-08-04T10:31:00Z" w16du:dateUtc="2026-08-04T00:31:00Z">
        <w:r>
          <w:delText>However,</w:delText>
        </w:r>
      </w:del>
      <w:ins w:id="279" w:author="Author" w:date="2026-08-04T10:31:00Z" w16du:dateUtc="2026-08-04T00:31:00Z">
        <w:r>
          <w:t>It should be considered, though, that</w:t>
        </w:r>
      </w:ins>
      <w:r>
        <w:t xml:space="preserve"> SBAR is an idealised communication framework, while real clinical handovers often move non-linearly, revisit information, distribute relevant details across the conversation, or place content between categories. For implementation, this suggests that extracted spans could be displayed with a link to their source transcript context and should support clinician review of what was said, rather than automatically transforming the handover into a definitive structured note. This preserves the benefits of structured communication while avoiding over-compression of clinically meaningful narrative context (Haig et al. 2006; Rosenbloom et al. 2011; Cohen and Hilligoss 2010).</w:t>
      </w:r>
      <w:bookmarkEnd w:id="255"/>
    </w:p>
    <w:p w14:paraId="2294CAA3" w14:textId="77777777" w:rsidR="00282A26" w:rsidRDefault="00000000">
      <w:pPr>
        <w:pStyle w:val="Heading3"/>
      </w:pPr>
      <w:bookmarkStart w:id="280" w:name="implementation-considerations"/>
      <w:r>
        <w:lastRenderedPageBreak/>
        <w:t>Implementation Considerations</w:t>
      </w:r>
    </w:p>
    <w:p w14:paraId="412E82EA" w14:textId="77777777" w:rsidR="00282A26" w:rsidRDefault="00000000">
      <w:pPr>
        <w:pStyle w:val="FirstParagraph"/>
      </w:pPr>
      <w:r>
        <w:t xml:space="preserve">The appropriate balance between recall and precision may differ by use case when considering implementation of the tasks we evaluated in this study into an AI tool to support clinical handover. For real-time clinician support, the intervention should be framed as shaping safe handover dialogue rather than only producing a structured output after the exchange has ended. Higher recall may be </w:t>
      </w:r>
      <w:del w:id="281" w:author="Author" w:date="2026-08-04T10:31:00Z" w16du:dateUtc="2026-08-04T00:31:00Z">
        <w:r>
          <w:delText>acceptable if prompts are phrased as optional checks</w:delText>
        </w:r>
      </w:del>
      <w:ins w:id="282" w:author="Author" w:date="2026-08-04T10:31:00Z" w16du:dateUtc="2026-08-04T00:31:00Z">
        <w:r>
          <w:t>appropriate where the system displays non-detected checklist items under an “Items to check” heading</w:t>
        </w:r>
      </w:ins>
      <w:r>
        <w:t xml:space="preserve"> and </w:t>
      </w:r>
      <w:del w:id="283" w:author="Author" w:date="2026-08-04T10:31:00Z" w16du:dateUtc="2026-08-04T00:31:00Z">
        <w:r>
          <w:delText>do not imply that an item is definitely missing, because</w:delText>
        </w:r>
      </w:del>
      <w:ins w:id="284" w:author="Author" w:date="2026-08-04T10:31:00Z" w16du:dateUtc="2026-08-04T00:31:00Z">
        <w:r>
          <w:t>allows</w:t>
        </w:r>
      </w:ins>
      <w:r>
        <w:t xml:space="preserve"> the receiving clinician </w:t>
      </w:r>
      <w:del w:id="285" w:author="Author" w:date="2026-08-04T10:31:00Z" w16du:dateUtc="2026-08-04T00:31:00Z">
        <w:r>
          <w:delText>can rapidly accept, dismiss</w:delText>
        </w:r>
      </w:del>
      <w:ins w:id="286" w:author="Author" w:date="2026-08-04T10:31:00Z" w16du:dateUtc="2026-08-04T00:31:00Z">
        <w:r>
          <w:t>to mark each item as addressed, not relevant</w:t>
        </w:r>
      </w:ins>
      <w:r>
        <w:t xml:space="preserve">, or </w:t>
      </w:r>
      <w:del w:id="287" w:author="Author" w:date="2026-08-04T10:31:00Z" w16du:dateUtc="2026-08-04T00:31:00Z">
        <w:r>
          <w:delText>clarify the prompt</w:delText>
        </w:r>
      </w:del>
      <w:ins w:id="288" w:author="Author" w:date="2026-08-04T10:31:00Z" w16du:dateUtc="2026-08-04T00:31:00Z">
        <w:r>
          <w:t xml:space="preserve">requiring clarification. This presentation would avoid implying that the information was </w:t>
        </w:r>
        <w:proofErr w:type="gramStart"/>
        <w:r>
          <w:t>definitely omitted</w:t>
        </w:r>
        <w:proofErr w:type="gramEnd"/>
        <w:r>
          <w:t xml:space="preserve"> while supporting clarification</w:t>
        </w:r>
      </w:ins>
      <w:r>
        <w:t xml:space="preserve"> before responsibility transfers. For retrospective audit or compliance monitoring, precision becomes more important because false positives could overestimate handover quality and obscure residual safety risks. The present checklist results, with </w:t>
      </w:r>
      <w:del w:id="289" w:author="Author" w:date="2026-08-04T10:31:00Z" w16du:dateUtc="2026-08-04T00:31:00Z">
        <w:r>
          <w:delText>strong</w:delText>
        </w:r>
      </w:del>
      <w:ins w:id="290" w:author="Author" w:date="2026-08-04T10:31:00Z" w16du:dateUtc="2026-08-04T00:31:00Z">
        <w:r>
          <w:t>high</w:t>
        </w:r>
      </w:ins>
      <w:r>
        <w:t xml:space="preserve"> recall but non-trivial false positives in several categories, </w:t>
      </w:r>
      <w:proofErr w:type="gramStart"/>
      <w:r>
        <w:t>therefore</w:t>
      </w:r>
      <w:proofErr w:type="gramEnd"/>
      <w:r>
        <w:t xml:space="preserve"> support cautious separation of two implementation pathways: real-time clinician-facing gap prompts, and separately validated audit/reporting workflows (Redley and Waugh 2018; Manser and Foster 2011; Kawamoto et al. 2005).</w:t>
      </w:r>
    </w:p>
    <w:p w14:paraId="30613196" w14:textId="77777777" w:rsidR="00282A26" w:rsidRDefault="00000000">
      <w:pPr>
        <w:pStyle w:val="BodyText"/>
      </w:pPr>
      <w:r>
        <w:t xml:space="preserve">Gold standard handovers include active verification and shared situational awareness rather than passive transfer of uncertain information (Patterson et al. 2004; Cohen and Hilligoss 2010; Leonard et al. 2004; Starmer et al. 2014). Evaluation results of the broad uncertainty-span performance indicate that even a GEPA optimised prompt with a state-of-the-art proprietary large language model is not yet reliable for detecting the full range of ambiguous, hedged, or context-dependent communication. This should be interpreted against the clinical reality that uncertainty is also difficult for humans to recognise and act on consistently, particularly under </w:t>
      </w:r>
      <w:r>
        <w:lastRenderedPageBreak/>
        <w:t xml:space="preserve">time pressure or when concern is communicated indirectly. Many forms of clinically important uncertainty are implicit and embedded in shared team understanding: phrases such as “he seems off today” or “not quite themself” can convey concern through context, trajectory, and prior knowledge rather than through explicit wording that a model can reliably extract. By contrast, the comparatively </w:t>
      </w:r>
      <w:del w:id="291" w:author="Author" w:date="2026-08-04T10:31:00Z" w16du:dateUtc="2026-08-04T00:31:00Z">
        <w:r>
          <w:delText>stronger</w:delText>
        </w:r>
      </w:del>
      <w:ins w:id="292" w:author="Author" w:date="2026-08-04T10:31:00Z" w16du:dateUtc="2026-08-04T00:31:00Z">
        <w:r>
          <w:t>more accurate</w:t>
        </w:r>
      </w:ins>
      <w:r>
        <w:t xml:space="preserve"> unknown-fact extraction results suggest a potentially useful role for identifying explicit information gaps that can be converted into clarification prompts for the receiving clinician. As foundation models continue to improve, accuracy on this task may also improve, although reliable use in safety-critical handover settings will still require ongoing empirical validation.</w:t>
      </w:r>
    </w:p>
    <w:p w14:paraId="1BB81485" w14:textId="77777777" w:rsidR="00282A26" w:rsidRDefault="00000000">
      <w:pPr>
        <w:pStyle w:val="BodyText"/>
      </w:pPr>
      <w:r>
        <w:t>Relatedly, it is highly likely that further gains could be realised after implementation independent of general improvements in underlying large language model capability. If clinicians review AI-generated handover outputs and corrections are retained as labelled examples, subsequent optimisation cycles using the same GEPA prompt optimisation pipeline we used in this study would plausibly improve performance over time. Prior clinical natural language processing active-learning studies have demonstrated that selectively labelled examples can improve data efficiency for both clinical text classification and clinical named-entity recognition (Figueroa et al. 2012; Chen et al. 2015). In practice, any such learning cycle should be treated as a controlled quality-improvement process, with monitoring and re-evaluation before revised prompts or models are released into clinical use (Feng et al. 2022).</w:t>
      </w:r>
    </w:p>
    <w:p w14:paraId="7FF801A9" w14:textId="77777777" w:rsidR="00282A26" w:rsidRDefault="00000000">
      <w:pPr>
        <w:pStyle w:val="BodyText"/>
      </w:pPr>
      <w:r>
        <w:t xml:space="preserve">Finally, it should be noted that this study measured extraction and classification performance against annotated labels, but did not evaluate whether AI outputs changed clinician questioning, closed-loop communication, task completion, escalation, near-miss detection, or </w:t>
      </w:r>
      <w:r>
        <w:lastRenderedPageBreak/>
        <w:t>patient outcomes. Technical metrics are necessary but insufficient for determining whether a clinical AI tool improves safety in practice (Kelly et al. 2019; Challen et al. 2019; Starmer et al. 2014). Recent commentary and discursive work on nursing automation similarly argue that evaluation should move beyond time saved to examine how AI redistributes nursing work toward review and verification, whether tools meet end-user-defined utility thresholds, whether performance is equitable across linguistic and workforce groups, and how automation can be integrated without undermining professional values or relational care (Ronquillo 2026; Pepito et al. 2025). Even accurate prompts may create new risks if clinicians over-trust them, ignore non-highlighted issues, experience alert fatigue, or redirect attention away from direct patient/carer engagement. Human factors testing should therefore assess reliance, trust calibration, interruption burden, and the usability of source-linked evidence before deployment (Goddard et al. 2012; Leonard et al. 2004; Sittig and Singh 2010).</w:t>
      </w:r>
      <w:bookmarkEnd w:id="280"/>
    </w:p>
    <w:p w14:paraId="6864BE4E" w14:textId="77777777" w:rsidR="00282A26" w:rsidRDefault="00000000">
      <w:pPr>
        <w:pStyle w:val="Heading3"/>
      </w:pPr>
      <w:bookmarkStart w:id="293" w:name="sec-limitations"/>
      <w:r>
        <w:t>Limitations</w:t>
      </w:r>
    </w:p>
    <w:p w14:paraId="7BE5B795" w14:textId="77777777" w:rsidR="00282A26" w:rsidRDefault="00000000">
      <w:pPr>
        <w:pStyle w:val="FirstParagraph"/>
      </w:pPr>
      <w:r>
        <w:t xml:space="preserve">The synthetic conversational handovers used in this study may not fully represent those performed in actual clinical practice where interruptions, time pressure, environmental noise, non-verbal cues, and local team dynamics can affect what is communicated and how it is interpreted. External validation on real handover audio/transcripts from intended deployment settings is therefore required (Cohen and Hilligoss 2010; Patterson et al. 2004; Sittig and Singh 2010). External validity may be particularly limited for complex areas such as mental health, multimorbidity, and other contexts where clinical risk is often communicated through narrative nuance, formulation, behavioural change, staff concern, or tone of interaction rather than </w:t>
      </w:r>
      <w:r>
        <w:lastRenderedPageBreak/>
        <w:t>discrete data points. These contexts strengthen the need for AI outputs to remain clinician-reviewed, source-linked supports rather than autonomous clinical documentation.</w:t>
      </w:r>
    </w:p>
    <w:p w14:paraId="36C0DBFF" w14:textId="77777777" w:rsidR="00282A26" w:rsidRDefault="00000000">
      <w:pPr>
        <w:pStyle w:val="BodyText"/>
      </w:pPr>
      <w:r>
        <w:t>It should be noted that several checklist items had low prevalence in the evaluation partition</w:t>
      </w:r>
      <w:del w:id="294" w:author="Author" w:date="2026-08-04T10:31:00Z" w16du:dateUtc="2026-08-04T00:31:00Z">
        <w:r>
          <w:delText>, including the three-patient-identifier verification, advance care planning, critical monitoring/alarms, and critical actions required. Reliable implementation decisions cannot be made from aggregate micro-F1 when rare but high-consequence labels are underrepresented.</w:delText>
        </w:r>
      </w:del>
      <w:ins w:id="295" w:author="Author" w:date="2026-08-04T10:31:00Z" w16du:dateUtc="2026-08-04T00:31:00Z">
        <w:r>
          <w:t>.</w:t>
        </w:r>
      </w:ins>
      <w:r>
        <w:t xml:space="preserve"> Future evaluation should oversample or otherwise specifically test these items (Challen et al. 2019; Riesenberg et al. 2010). </w:t>
      </w:r>
      <w:del w:id="296" w:author="Author" w:date="2026-08-04T10:31:00Z" w16du:dateUtc="2026-08-04T00:31:00Z">
        <w:r>
          <w:delText>The</w:delText>
        </w:r>
      </w:del>
      <w:ins w:id="297" w:author="Author" w:date="2026-08-04T10:31:00Z" w16du:dateUtc="2026-08-04T00:31:00Z">
        <w:r>
          <w:t>Furthermore, the</w:t>
        </w:r>
      </w:ins>
      <w:r>
        <w:t xml:space="preserve"> reference standard retained only annotations agreed by both reviewers. This creates a conservative and reproducible </w:t>
      </w:r>
      <w:proofErr w:type="gramStart"/>
      <w:r>
        <w:t>benchmark, but</w:t>
      </w:r>
      <w:proofErr w:type="gramEnd"/>
      <w:r>
        <w:t xml:space="preserve"> may exclude ambiguous or contested communication</w:t>
      </w:r>
      <w:del w:id="298" w:author="Author" w:date="2026-08-04T10:31:00Z" w16du:dateUtc="2026-08-04T00:31:00Z">
        <w:r>
          <w:delText>–precisely the type of handover content that can be clinically important. As a result, model performance may be overestimated for clear-cut cases and less informative for the ambiguous, implicit, or disputed information that often drives clarification needs during real handover (Cohen and Hilligoss 2010; Manser and Foster 2011).</w:delText>
        </w:r>
      </w:del>
      <w:ins w:id="299" w:author="Author" w:date="2026-08-04T10:31:00Z" w16du:dateUtc="2026-08-04T00:31:00Z">
        <w:r>
          <w:t>.</w:t>
        </w:r>
      </w:ins>
    </w:p>
    <w:p w14:paraId="1FC48BB2" w14:textId="77777777" w:rsidR="00282A26" w:rsidRDefault="00000000">
      <w:pPr>
        <w:pStyle w:val="BodyText"/>
      </w:pPr>
      <w:r>
        <w:t xml:space="preserve">The evaluation corpus included synthetic transcripts generated in part with GPT-5. Although the uses were distinct, information extraction tasks were performed on synthesised language from a model from the same LLM provider, which is potentially susceptible to model familiarity. </w:t>
      </w:r>
      <w:ins w:id="300" w:author="Author" w:date="2026-08-04T10:31:00Z" w16du:dateUtc="2026-08-04T00:31:00Z">
        <w:r>
          <w:t xml:space="preserve">Synthetic transcripts may also be more predictable than authentic handover communication. </w:t>
        </w:r>
      </w:ins>
      <w:r>
        <w:t>In addition, the highest-performing models evaluated in this study were hosted proprietary systems that are updated and managed externally. Model updates, infrastructure variability, or configuration changes could alter performance over time in ways that are not fully transparent or controllable, with implications for reproducibility, governance, and consistency in clinical settings where reliability is critical. Locally hosted models may offer greater control over model versioning and deployment conditions, but can require substantial compute and may be less responsive to rapid improvements in frontier model capability.</w:t>
      </w:r>
    </w:p>
    <w:p w14:paraId="522FFF22" w14:textId="77777777" w:rsidR="00282A26" w:rsidRDefault="00000000">
      <w:pPr>
        <w:pStyle w:val="BodyText"/>
      </w:pPr>
      <w:r>
        <w:t xml:space="preserve">Our evaluation focused on downstream extraction from transcripts and did not separately quantify transcription accuracy, speaker attribution, or the effect of noisy audio. In a real-time handover system, errors introduced before the LLM stage could alter checklist detection, SBAR </w:t>
      </w:r>
      <w:r>
        <w:lastRenderedPageBreak/>
        <w:t>span extraction, and uncertainty identification. End-to-end evaluation should therefore include audio capture, transcription, diarisation, and transcript-to-output performance under realistic clinical conditions (Sittig and Singh 2010; Ong and Coiera 2011). We used a checklist that was developed at a local institution based on local priorities for communication during clinical nursing handover. Other wards, specialties, transfer types, or jurisdictions may prioritise different minimum datasets or use different terminology. Implementation would therefore require local mapping of labels to existing handover policy, audit tools, escalation pathways, and documentation workflows, followed by local validation rather than direct transfer of the reported performance estimates (Redley and Waugh 2018; Riesenberg et al. 2010; Sittig and Singh 2010).</w:t>
      </w:r>
      <w:bookmarkEnd w:id="293"/>
    </w:p>
    <w:p w14:paraId="165BA288" w14:textId="77777777" w:rsidR="00282A26" w:rsidRDefault="00000000">
      <w:pPr>
        <w:pStyle w:val="Heading3"/>
      </w:pPr>
      <w:bookmarkStart w:id="301" w:name="sec-conclusion"/>
      <w:r>
        <w:t>Conclusions</w:t>
      </w:r>
    </w:p>
    <w:p w14:paraId="5476F374" w14:textId="77777777" w:rsidR="00282A26" w:rsidRDefault="00000000">
      <w:pPr>
        <w:pStyle w:val="FirstParagraph"/>
      </w:pPr>
      <w:r>
        <w:t>In this evaluation of AI-assisted clinical handover tasks, prompt optimisation consistently improved matched model performance</w:t>
      </w:r>
      <w:del w:id="302" w:author="Author" w:date="2026-08-04T10:31:00Z" w16du:dateUtc="2026-08-04T00:31:00Z">
        <w:r>
          <w:delText xml:space="preserve"> and</w:delText>
        </w:r>
      </w:del>
      <w:ins w:id="303" w:author="Author" w:date="2026-08-04T10:31:00Z" w16du:dateUtc="2026-08-04T00:31:00Z">
        <w:r>
          <w:t>. Accuracy</w:t>
        </w:r>
      </w:ins>
      <w:r>
        <w:t xml:space="preserve"> was </w:t>
      </w:r>
      <w:del w:id="304" w:author="Author" w:date="2026-08-04T10:31:00Z" w16du:dateUtc="2026-08-04T00:31:00Z">
        <w:r>
          <w:delText>most promising</w:delText>
        </w:r>
      </w:del>
      <w:ins w:id="305" w:author="Author" w:date="2026-08-04T10:31:00Z" w16du:dateUtc="2026-08-04T00:31:00Z">
        <w:r>
          <w:t>highest</w:t>
        </w:r>
      </w:ins>
      <w:r>
        <w:t xml:space="preserve"> for bounded checklist prediction and SBAR span extraction.</w:t>
      </w:r>
      <w:del w:id="306" w:author="Author" w:date="2026-08-04T10:31:00Z" w16du:dateUtc="2026-08-04T00:31:00Z">
        <w:r>
          <w:delText xml:space="preserve"> The results support an implementation pathway in which AI outputs are presented as clinician-reviewed, source-linked prompts that shape handover dialogue in real time, rather than as autonomous summary generation.</w:delText>
        </w:r>
      </w:del>
      <w:r>
        <w:t xml:space="preserve"> Broad uncertainty detection remained insufficiently reliable, while explicit unknown-fact extraction suggests a narrower but important role for prompting clarification when missing knowledge is directly expressed. </w:t>
      </w:r>
      <w:del w:id="307" w:author="Author" w:date="2026-08-04T10:31:00Z" w16du:dateUtc="2026-08-04T00:31:00Z">
        <w:r>
          <w:delText xml:space="preserve">Ultimately, the most useful function may be identifying what has not been said, rather than restructuring what has. </w:delText>
        </w:r>
      </w:del>
      <w:r>
        <w:t>Before clinical deployment, these approaches require external validation on real handover audio and transcripts, end-to-end testing of transcription and diarisation effects, local calibration of checklist definitions, human-factors evaluation of trust, reliance, workflow burden, and downstream safety outcomes, and structured assessment of organisational readiness for AI implementation in nursing care (Seibert et al. 2026).</w:t>
      </w:r>
      <w:bookmarkEnd w:id="254"/>
      <w:bookmarkEnd w:id="301"/>
    </w:p>
    <w:p w14:paraId="72667DE2" w14:textId="77777777" w:rsidR="00282A26" w:rsidRDefault="00000000">
      <w:pPr>
        <w:pStyle w:val="Heading2"/>
      </w:pPr>
      <w:bookmarkStart w:id="308" w:name="sec-acknowledgments"/>
      <w:r>
        <w:lastRenderedPageBreak/>
        <w:t>Acknowledgments</w:t>
      </w:r>
    </w:p>
    <w:p w14:paraId="60F831A6" w14:textId="77777777" w:rsidR="00282A26" w:rsidRDefault="00000000">
      <w:pPr>
        <w:pStyle w:val="FirstParagraph"/>
      </w:pPr>
      <w:r>
        <w:t>The authors used OpenAI ChatGPT/Codex during manuscript preparation to assist with editing, formatting, and generation of tables and figures to present results. The authors reviewed, verified, and approved all analytic decisions, references, and final manuscript text.</w:t>
      </w:r>
      <w:bookmarkEnd w:id="308"/>
    </w:p>
    <w:p w14:paraId="2C959262" w14:textId="77777777" w:rsidR="00282A26" w:rsidRDefault="00000000">
      <w:pPr>
        <w:pStyle w:val="Heading2"/>
      </w:pPr>
      <w:bookmarkStart w:id="309" w:name="sec-funding"/>
      <w:r>
        <w:t>Funding</w:t>
      </w:r>
    </w:p>
    <w:p w14:paraId="011D94B8" w14:textId="77777777" w:rsidR="00282A26" w:rsidRDefault="00000000">
      <w:pPr>
        <w:pStyle w:val="FirstParagraph"/>
      </w:pPr>
      <w:r>
        <w:t>This work was supported by The Prince Charles Hospital Foundation Collaboration Grant. The funder had no role in study design, data collection, analysis, interpretation, manuscript preparation, and the decision to submit.</w:t>
      </w:r>
      <w:bookmarkEnd w:id="309"/>
    </w:p>
    <w:p w14:paraId="66DF0586" w14:textId="77777777" w:rsidR="00282A26" w:rsidRDefault="00000000">
      <w:pPr>
        <w:pStyle w:val="Heading2"/>
      </w:pPr>
      <w:bookmarkStart w:id="310" w:name="sec-conflicts"/>
      <w:r>
        <w:t>Conflicts of Interest</w:t>
      </w:r>
    </w:p>
    <w:p w14:paraId="14E3C5BE" w14:textId="77777777" w:rsidR="00282A26" w:rsidRDefault="00000000">
      <w:pPr>
        <w:pStyle w:val="FirstParagraph"/>
      </w:pPr>
      <w:r>
        <w:t>The authors declare no conflicts of interest.</w:t>
      </w:r>
      <w:bookmarkEnd w:id="310"/>
    </w:p>
    <w:p w14:paraId="0125C3B9" w14:textId="77777777" w:rsidR="00282A26" w:rsidRDefault="00000000">
      <w:pPr>
        <w:pStyle w:val="Heading2"/>
      </w:pPr>
      <w:bookmarkStart w:id="311" w:name="sec-data-availability"/>
      <w:r>
        <w:t>Data Availability</w:t>
      </w:r>
    </w:p>
    <w:p w14:paraId="20D23E71" w14:textId="77777777" w:rsidR="00282A26" w:rsidRDefault="00000000">
      <w:pPr>
        <w:pStyle w:val="FirstParagraph"/>
      </w:pPr>
      <w:r>
        <w:t xml:space="preserve">The synthetic handover transcripts, annotation schema, evaluation outputs, and analysis code are available in a public repository </w:t>
      </w:r>
      <w:del w:id="312" w:author="Author" w:date="2026-08-04T10:31:00Z" w16du:dateUtc="2026-08-04T00:31:00Z">
        <w:r>
          <w:delText>at [doi://10.6084/m9.figshare.32658084] before publication.</w:delText>
        </w:r>
      </w:del>
      <w:ins w:id="313" w:author="Author" w:date="2026-08-04T10:31:00Z" w16du:dateUtc="2026-08-04T00:31:00Z">
        <w:r>
          <w:t xml:space="preserve">on </w:t>
        </w:r>
        <w:proofErr w:type="spellStart"/>
        <w:r>
          <w:t>Figshare</w:t>
        </w:r>
        <w:proofErr w:type="spellEnd"/>
        <w:r>
          <w:t xml:space="preserve"> at </w:t>
        </w:r>
        <w:r>
          <w:fldChar w:fldCharType="begin"/>
        </w:r>
        <w:r>
          <w:instrText>HYPERLINK "https://doi.org/10.6084/m9.figshare.32658084" \h</w:instrText>
        </w:r>
        <w:r>
          <w:fldChar w:fldCharType="separate"/>
        </w:r>
        <w:r>
          <w:rPr>
            <w:rStyle w:val="Hyperlink"/>
          </w:rPr>
          <w:t>https://doi.org/10.6084/m9.figshare.32658084</w:t>
        </w:r>
        <w:r>
          <w:fldChar w:fldCharType="end"/>
        </w:r>
        <w:r>
          <w:t>.</w:t>
        </w:r>
      </w:ins>
      <w:r>
        <w:t xml:space="preserve"> The NICTA Synthetic Nursing Handover Dataset is publicly available from its original source.</w:t>
      </w:r>
      <w:bookmarkEnd w:id="311"/>
    </w:p>
    <w:p w14:paraId="3CB22B4D" w14:textId="77777777" w:rsidR="00282A26" w:rsidRDefault="00000000">
      <w:pPr>
        <w:pStyle w:val="Heading2"/>
      </w:pPr>
      <w:bookmarkStart w:id="314" w:name="sec-author-contributions"/>
      <w:r>
        <w:lastRenderedPageBreak/>
        <w:t>Authors’ Contributions</w:t>
      </w:r>
    </w:p>
    <w:p w14:paraId="1A33FB6F" w14:textId="77777777" w:rsidR="00282A26" w:rsidRDefault="00000000">
      <w:pPr>
        <w:pStyle w:val="FirstParagraph"/>
      </w:pPr>
      <w:r>
        <w:t>Conceptualization: AC, AT. Data curation: AC. Formal analysis: AC. Investigation: AC, AH, JS. Methodology: AC, AH, AT, DL, KD. Project administration: AC. Software: AC. Visualization: AC. Writing - original draft: AC. Writing - review and editing: AC, AH, JS, GX, DL, TM, KD, AT.</w:t>
      </w:r>
      <w:bookmarkEnd w:id="314"/>
    </w:p>
    <w:p w14:paraId="57419402" w14:textId="77777777" w:rsidR="00282A26" w:rsidRDefault="00000000">
      <w:pPr>
        <w:pStyle w:val="Heading2"/>
      </w:pPr>
      <w:bookmarkStart w:id="315" w:name="sec-abbreviations"/>
      <w:r>
        <w:t>Abbreviations</w:t>
      </w:r>
    </w:p>
    <w:tbl>
      <w:tblPr>
        <w:tblStyle w:val="Table"/>
        <w:tblW w:w="0" w:type="auto"/>
        <w:tblLook w:val="0020" w:firstRow="1" w:lastRow="0" w:firstColumn="0" w:lastColumn="0" w:noHBand="0" w:noVBand="0"/>
      </w:tblPr>
      <w:tblGrid>
        <w:gridCol w:w="1477"/>
        <w:gridCol w:w="6474"/>
      </w:tblGrid>
      <w:tr w:rsidR="00282A26" w14:paraId="68AF94C3" w14:textId="77777777" w:rsidTr="00282A26">
        <w:trPr>
          <w:cnfStyle w:val="100000000000" w:firstRow="1" w:lastRow="0" w:firstColumn="0" w:lastColumn="0" w:oddVBand="0" w:evenVBand="0" w:oddHBand="0" w:evenHBand="0" w:firstRowFirstColumn="0" w:firstRowLastColumn="0" w:lastRowFirstColumn="0" w:lastRowLastColumn="0"/>
          <w:tblHeader/>
        </w:trPr>
        <w:tc>
          <w:tcPr>
            <w:tcW w:w="0" w:type="auto"/>
          </w:tcPr>
          <w:p w14:paraId="09D803E5" w14:textId="77777777" w:rsidR="00282A26" w:rsidRDefault="00000000">
            <w:pPr>
              <w:pStyle w:val="Compact"/>
            </w:pPr>
            <w:r>
              <w:t>Abbreviation</w:t>
            </w:r>
          </w:p>
        </w:tc>
        <w:tc>
          <w:tcPr>
            <w:tcW w:w="0" w:type="auto"/>
          </w:tcPr>
          <w:p w14:paraId="3F1A22A3" w14:textId="77777777" w:rsidR="00282A26" w:rsidRDefault="00000000">
            <w:pPr>
              <w:pStyle w:val="Compact"/>
            </w:pPr>
            <w:r>
              <w:t>Definition</w:t>
            </w:r>
          </w:p>
        </w:tc>
      </w:tr>
      <w:tr w:rsidR="00282A26" w14:paraId="6114EF9E" w14:textId="77777777">
        <w:tc>
          <w:tcPr>
            <w:tcW w:w="0" w:type="auto"/>
          </w:tcPr>
          <w:p w14:paraId="32EAFCF8" w14:textId="77777777" w:rsidR="00282A26" w:rsidRDefault="00000000">
            <w:pPr>
              <w:pStyle w:val="Compact"/>
            </w:pPr>
            <w:r>
              <w:t>AI</w:t>
            </w:r>
          </w:p>
        </w:tc>
        <w:tc>
          <w:tcPr>
            <w:tcW w:w="0" w:type="auto"/>
          </w:tcPr>
          <w:p w14:paraId="7BF780CB" w14:textId="77777777" w:rsidR="00282A26" w:rsidRDefault="00000000">
            <w:pPr>
              <w:pStyle w:val="Compact"/>
            </w:pPr>
            <w:r>
              <w:t>artificial intelligence</w:t>
            </w:r>
          </w:p>
        </w:tc>
      </w:tr>
      <w:tr w:rsidR="00282A26" w14:paraId="12D00949" w14:textId="77777777">
        <w:tc>
          <w:tcPr>
            <w:tcW w:w="0" w:type="auto"/>
          </w:tcPr>
          <w:p w14:paraId="7B39749C" w14:textId="77777777" w:rsidR="00282A26" w:rsidRDefault="00000000">
            <w:pPr>
              <w:pStyle w:val="Compact"/>
            </w:pPr>
            <w:r>
              <w:t>CI</w:t>
            </w:r>
          </w:p>
        </w:tc>
        <w:tc>
          <w:tcPr>
            <w:tcW w:w="0" w:type="auto"/>
          </w:tcPr>
          <w:p w14:paraId="663B7A4F" w14:textId="77777777" w:rsidR="00282A26" w:rsidRDefault="00000000">
            <w:pPr>
              <w:pStyle w:val="Compact"/>
            </w:pPr>
            <w:r>
              <w:t>confidence interval</w:t>
            </w:r>
          </w:p>
        </w:tc>
      </w:tr>
      <w:tr w:rsidR="00282A26" w14:paraId="6ECB4A8B" w14:textId="77777777">
        <w:tc>
          <w:tcPr>
            <w:tcW w:w="0" w:type="auto"/>
          </w:tcPr>
          <w:p w14:paraId="5200EE2A" w14:textId="77777777" w:rsidR="00282A26" w:rsidRDefault="00000000">
            <w:pPr>
              <w:pStyle w:val="Compact"/>
            </w:pPr>
            <w:r>
              <w:t>COI</w:t>
            </w:r>
          </w:p>
        </w:tc>
        <w:tc>
          <w:tcPr>
            <w:tcW w:w="0" w:type="auto"/>
          </w:tcPr>
          <w:p w14:paraId="08BDA764" w14:textId="77777777" w:rsidR="00282A26" w:rsidRDefault="00000000">
            <w:pPr>
              <w:pStyle w:val="Compact"/>
            </w:pPr>
            <w:r>
              <w:t>conflict of interest</w:t>
            </w:r>
          </w:p>
        </w:tc>
      </w:tr>
      <w:tr w:rsidR="00282A26" w14:paraId="1333D57F" w14:textId="77777777">
        <w:tc>
          <w:tcPr>
            <w:tcW w:w="0" w:type="auto"/>
          </w:tcPr>
          <w:p w14:paraId="07F79E93" w14:textId="77777777" w:rsidR="00282A26" w:rsidRDefault="00000000">
            <w:pPr>
              <w:pStyle w:val="Compact"/>
            </w:pPr>
            <w:r>
              <w:t>DSPy</w:t>
            </w:r>
          </w:p>
        </w:tc>
        <w:tc>
          <w:tcPr>
            <w:tcW w:w="0" w:type="auto"/>
          </w:tcPr>
          <w:p w14:paraId="418B2C6B" w14:textId="77777777" w:rsidR="00282A26" w:rsidRDefault="00000000">
            <w:pPr>
              <w:pStyle w:val="Compact"/>
            </w:pPr>
            <w:r>
              <w:t>framework for declarative language model programming</w:t>
            </w:r>
          </w:p>
        </w:tc>
      </w:tr>
      <w:tr w:rsidR="00282A26" w14:paraId="3E863C37" w14:textId="77777777">
        <w:tc>
          <w:tcPr>
            <w:tcW w:w="0" w:type="auto"/>
          </w:tcPr>
          <w:p w14:paraId="46922DB2" w14:textId="77777777" w:rsidR="00282A26" w:rsidRDefault="00000000">
            <w:pPr>
              <w:pStyle w:val="Compact"/>
            </w:pPr>
            <w:r>
              <w:t>F1</w:t>
            </w:r>
          </w:p>
        </w:tc>
        <w:tc>
          <w:tcPr>
            <w:tcW w:w="0" w:type="auto"/>
          </w:tcPr>
          <w:p w14:paraId="70EFE738" w14:textId="77777777" w:rsidR="00282A26" w:rsidRDefault="00000000">
            <w:pPr>
              <w:pStyle w:val="Compact"/>
            </w:pPr>
            <w:r>
              <w:t>harmonic mean of precision and recall</w:t>
            </w:r>
          </w:p>
        </w:tc>
      </w:tr>
      <w:tr w:rsidR="00282A26" w14:paraId="38B3BEEA" w14:textId="77777777">
        <w:tc>
          <w:tcPr>
            <w:tcW w:w="0" w:type="auto"/>
          </w:tcPr>
          <w:p w14:paraId="3EC0E0F9" w14:textId="77777777" w:rsidR="00282A26" w:rsidRDefault="00000000">
            <w:pPr>
              <w:pStyle w:val="Compact"/>
            </w:pPr>
            <w:r>
              <w:t>FN</w:t>
            </w:r>
          </w:p>
        </w:tc>
        <w:tc>
          <w:tcPr>
            <w:tcW w:w="0" w:type="auto"/>
          </w:tcPr>
          <w:p w14:paraId="088385E1" w14:textId="77777777" w:rsidR="00282A26" w:rsidRDefault="00000000">
            <w:pPr>
              <w:pStyle w:val="Compact"/>
            </w:pPr>
            <w:r>
              <w:t>false negative</w:t>
            </w:r>
          </w:p>
        </w:tc>
      </w:tr>
      <w:tr w:rsidR="00282A26" w14:paraId="08CB27FA" w14:textId="77777777">
        <w:tc>
          <w:tcPr>
            <w:tcW w:w="0" w:type="auto"/>
          </w:tcPr>
          <w:p w14:paraId="62AFD6FF" w14:textId="77777777" w:rsidR="00282A26" w:rsidRDefault="00000000">
            <w:pPr>
              <w:pStyle w:val="Compact"/>
            </w:pPr>
            <w:r>
              <w:t>FP</w:t>
            </w:r>
          </w:p>
        </w:tc>
        <w:tc>
          <w:tcPr>
            <w:tcW w:w="0" w:type="auto"/>
          </w:tcPr>
          <w:p w14:paraId="0ED7D320" w14:textId="77777777" w:rsidR="00282A26" w:rsidRDefault="00000000">
            <w:pPr>
              <w:pStyle w:val="Compact"/>
            </w:pPr>
            <w:r>
              <w:t>false positive</w:t>
            </w:r>
          </w:p>
        </w:tc>
      </w:tr>
      <w:tr w:rsidR="00282A26" w14:paraId="29CB1F2E" w14:textId="77777777">
        <w:tc>
          <w:tcPr>
            <w:tcW w:w="0" w:type="auto"/>
          </w:tcPr>
          <w:p w14:paraId="74C961E2" w14:textId="77777777" w:rsidR="00282A26" w:rsidRDefault="00000000">
            <w:pPr>
              <w:pStyle w:val="Compact"/>
            </w:pPr>
            <w:r>
              <w:t>GEPA</w:t>
            </w:r>
          </w:p>
        </w:tc>
        <w:tc>
          <w:tcPr>
            <w:tcW w:w="0" w:type="auto"/>
          </w:tcPr>
          <w:p w14:paraId="6CBD008D" w14:textId="77777777" w:rsidR="00282A26" w:rsidRDefault="00000000">
            <w:pPr>
              <w:pStyle w:val="Compact"/>
            </w:pPr>
            <w:r>
              <w:t>Genetic-Pareto prompt optimisation</w:t>
            </w:r>
          </w:p>
        </w:tc>
      </w:tr>
      <w:tr w:rsidR="00282A26" w14:paraId="0D6E0E8A" w14:textId="77777777">
        <w:tc>
          <w:tcPr>
            <w:tcW w:w="0" w:type="auto"/>
          </w:tcPr>
          <w:p w14:paraId="7077E839" w14:textId="77777777" w:rsidR="00282A26" w:rsidRDefault="00000000">
            <w:pPr>
              <w:pStyle w:val="Compact"/>
            </w:pPr>
            <w:r>
              <w:t>GPT</w:t>
            </w:r>
          </w:p>
        </w:tc>
        <w:tc>
          <w:tcPr>
            <w:tcW w:w="0" w:type="auto"/>
          </w:tcPr>
          <w:p w14:paraId="4314BB9B" w14:textId="77777777" w:rsidR="00282A26" w:rsidRDefault="00000000">
            <w:pPr>
              <w:pStyle w:val="Compact"/>
            </w:pPr>
            <w:r>
              <w:t>generative pretrained transformer</w:t>
            </w:r>
          </w:p>
        </w:tc>
      </w:tr>
      <w:tr w:rsidR="00282A26" w14:paraId="616A9A29" w14:textId="77777777">
        <w:tc>
          <w:tcPr>
            <w:tcW w:w="0" w:type="auto"/>
          </w:tcPr>
          <w:p w14:paraId="523086D1" w14:textId="77777777" w:rsidR="00282A26" w:rsidRDefault="00000000">
            <w:pPr>
              <w:pStyle w:val="Compact"/>
            </w:pPr>
            <w:r>
              <w:t>IoU</w:t>
            </w:r>
          </w:p>
        </w:tc>
        <w:tc>
          <w:tcPr>
            <w:tcW w:w="0" w:type="auto"/>
          </w:tcPr>
          <w:p w14:paraId="2AB0F318" w14:textId="77777777" w:rsidR="00282A26" w:rsidRDefault="00000000">
            <w:pPr>
              <w:pStyle w:val="Compact"/>
            </w:pPr>
            <w:r>
              <w:t>intersection over union</w:t>
            </w:r>
          </w:p>
        </w:tc>
      </w:tr>
      <w:tr w:rsidR="00282A26" w14:paraId="5D304E6F" w14:textId="77777777">
        <w:tc>
          <w:tcPr>
            <w:tcW w:w="0" w:type="auto"/>
          </w:tcPr>
          <w:p w14:paraId="51A90ACF" w14:textId="77777777" w:rsidR="00282A26" w:rsidRDefault="00000000">
            <w:pPr>
              <w:pStyle w:val="Compact"/>
            </w:pPr>
            <w:r>
              <w:t>LLM</w:t>
            </w:r>
          </w:p>
        </w:tc>
        <w:tc>
          <w:tcPr>
            <w:tcW w:w="0" w:type="auto"/>
          </w:tcPr>
          <w:p w14:paraId="5D1080F6" w14:textId="77777777" w:rsidR="00282A26" w:rsidRDefault="00000000">
            <w:pPr>
              <w:pStyle w:val="Compact"/>
            </w:pPr>
            <w:r>
              <w:t>large language model</w:t>
            </w:r>
          </w:p>
        </w:tc>
      </w:tr>
      <w:tr w:rsidR="00282A26" w14:paraId="4E57D67E" w14:textId="77777777">
        <w:tc>
          <w:tcPr>
            <w:tcW w:w="0" w:type="auto"/>
          </w:tcPr>
          <w:p w14:paraId="213DD5D6" w14:textId="77777777" w:rsidR="00282A26" w:rsidRDefault="00000000">
            <w:pPr>
              <w:pStyle w:val="Compact"/>
            </w:pPr>
            <w:r>
              <w:t>NICTA</w:t>
            </w:r>
          </w:p>
        </w:tc>
        <w:tc>
          <w:tcPr>
            <w:tcW w:w="0" w:type="auto"/>
          </w:tcPr>
          <w:p w14:paraId="5C414097" w14:textId="77777777" w:rsidR="00282A26" w:rsidRDefault="00000000">
            <w:pPr>
              <w:pStyle w:val="Compact"/>
            </w:pPr>
            <w:r>
              <w:t>National Information and Communications Technology Australia</w:t>
            </w:r>
          </w:p>
        </w:tc>
      </w:tr>
      <w:tr w:rsidR="00282A26" w14:paraId="680D2C4D" w14:textId="77777777">
        <w:tc>
          <w:tcPr>
            <w:tcW w:w="0" w:type="auto"/>
          </w:tcPr>
          <w:p w14:paraId="1ACC805C" w14:textId="77777777" w:rsidR="00282A26" w:rsidRDefault="00000000">
            <w:pPr>
              <w:pStyle w:val="Compact"/>
            </w:pPr>
            <w:r>
              <w:t>ORCID</w:t>
            </w:r>
          </w:p>
        </w:tc>
        <w:tc>
          <w:tcPr>
            <w:tcW w:w="0" w:type="auto"/>
          </w:tcPr>
          <w:p w14:paraId="32650212" w14:textId="77777777" w:rsidR="00282A26" w:rsidRDefault="00000000">
            <w:pPr>
              <w:pStyle w:val="Compact"/>
            </w:pPr>
            <w:r>
              <w:t>Open Researcher and Contributor ID</w:t>
            </w:r>
          </w:p>
        </w:tc>
      </w:tr>
      <w:tr w:rsidR="00282A26" w14:paraId="4FA15CEE" w14:textId="77777777">
        <w:tc>
          <w:tcPr>
            <w:tcW w:w="0" w:type="auto"/>
          </w:tcPr>
          <w:p w14:paraId="5C6975EA" w14:textId="77777777" w:rsidR="00282A26" w:rsidRDefault="00000000">
            <w:pPr>
              <w:pStyle w:val="Compact"/>
            </w:pPr>
            <w:r>
              <w:t>SBAR</w:t>
            </w:r>
          </w:p>
        </w:tc>
        <w:tc>
          <w:tcPr>
            <w:tcW w:w="0" w:type="auto"/>
          </w:tcPr>
          <w:p w14:paraId="54DD7A15" w14:textId="77777777" w:rsidR="00282A26" w:rsidRDefault="00000000">
            <w:pPr>
              <w:pStyle w:val="Compact"/>
            </w:pPr>
            <w:r>
              <w:t>Situation, Background, Assessment, Recommendation</w:t>
            </w:r>
          </w:p>
        </w:tc>
      </w:tr>
      <w:tr w:rsidR="00282A26" w14:paraId="2A7D81F8" w14:textId="77777777">
        <w:tc>
          <w:tcPr>
            <w:tcW w:w="0" w:type="auto"/>
          </w:tcPr>
          <w:p w14:paraId="7C77067A" w14:textId="77777777" w:rsidR="00282A26" w:rsidRDefault="00000000">
            <w:pPr>
              <w:pStyle w:val="Compact"/>
            </w:pPr>
            <w:r>
              <w:t>TN</w:t>
            </w:r>
          </w:p>
        </w:tc>
        <w:tc>
          <w:tcPr>
            <w:tcW w:w="0" w:type="auto"/>
          </w:tcPr>
          <w:p w14:paraId="7D40655C" w14:textId="77777777" w:rsidR="00282A26" w:rsidRDefault="00000000">
            <w:pPr>
              <w:pStyle w:val="Compact"/>
            </w:pPr>
            <w:r>
              <w:t>true negative</w:t>
            </w:r>
          </w:p>
        </w:tc>
      </w:tr>
      <w:tr w:rsidR="00282A26" w14:paraId="75CABE7C" w14:textId="77777777">
        <w:tc>
          <w:tcPr>
            <w:tcW w:w="0" w:type="auto"/>
          </w:tcPr>
          <w:p w14:paraId="2BEFD133" w14:textId="77777777" w:rsidR="00282A26" w:rsidRDefault="00000000">
            <w:pPr>
              <w:pStyle w:val="Compact"/>
            </w:pPr>
            <w:r>
              <w:t>TP</w:t>
            </w:r>
          </w:p>
        </w:tc>
        <w:tc>
          <w:tcPr>
            <w:tcW w:w="0" w:type="auto"/>
          </w:tcPr>
          <w:p w14:paraId="2A395DA8" w14:textId="77777777" w:rsidR="00282A26" w:rsidRDefault="00000000">
            <w:pPr>
              <w:pStyle w:val="Compact"/>
            </w:pPr>
            <w:r>
              <w:t>true positive</w:t>
            </w:r>
          </w:p>
        </w:tc>
      </w:tr>
    </w:tbl>
    <w:p w14:paraId="7DFA8DAF" w14:textId="77777777" w:rsidR="00282A26" w:rsidRDefault="00000000">
      <w:r>
        <w:br w:type="page"/>
      </w:r>
      <w:bookmarkEnd w:id="315"/>
    </w:p>
    <w:p w14:paraId="101A6F55" w14:textId="77777777" w:rsidR="00282A26" w:rsidRDefault="00000000">
      <w:pPr>
        <w:pStyle w:val="Heading1"/>
      </w:pPr>
      <w:bookmarkStart w:id="316" w:name="references"/>
      <w:r>
        <w:lastRenderedPageBreak/>
        <w:t>References</w:t>
      </w:r>
    </w:p>
    <w:p w14:paraId="612DD3FD" w14:textId="77777777" w:rsidR="00282A26" w:rsidRDefault="00000000">
      <w:pPr>
        <w:pStyle w:val="Bibliography"/>
        <w:rPr>
          <w:ins w:id="317" w:author="Author" w:date="2026-08-04T10:31:00Z" w16du:dateUtc="2026-08-04T00:31:00Z"/>
        </w:rPr>
      </w:pPr>
      <w:bookmarkStart w:id="318" w:name="X72c32103699d639f0a17db76202a78fd51b0655"/>
      <w:bookmarkStart w:id="319" w:name="refs"/>
      <w:ins w:id="320" w:author="Author" w:date="2026-08-04T10:31:00Z" w16du:dateUtc="2026-08-04T00:31:00Z">
        <w:r>
          <w:t xml:space="preserve">Agha-Mir-Salim, Louis, Isabelle Rose Alberto, Nicole Rose Alberto, et al. 2025. “Technological Solutions to Improve Inpatient Handover in the Era of Artificial Intelligence: Scoping Review.” </w:t>
        </w:r>
        <w:r>
          <w:rPr>
            <w:i/>
            <w:iCs/>
          </w:rPr>
          <w:t>J Med Internet Res</w:t>
        </w:r>
        <w:r>
          <w:t xml:space="preserve"> 27 (July): e70358. </w:t>
        </w:r>
        <w:r>
          <w:fldChar w:fldCharType="begin"/>
        </w:r>
        <w:r>
          <w:instrText>HYPERLINK "https://doi.org/10.2196/70358" \h</w:instrText>
        </w:r>
        <w:r>
          <w:fldChar w:fldCharType="separate"/>
        </w:r>
        <w:r>
          <w:rPr>
            <w:rStyle w:val="Hyperlink"/>
          </w:rPr>
          <w:t>https://doi.org/10.2196/70358</w:t>
        </w:r>
        <w:r>
          <w:fldChar w:fldCharType="end"/>
        </w:r>
        <w:r>
          <w:t>.</w:t>
        </w:r>
        <w:bookmarkEnd w:id="318"/>
      </w:ins>
    </w:p>
    <w:p w14:paraId="362A6F05" w14:textId="77777777" w:rsidR="00282A26" w:rsidRDefault="00000000">
      <w:pPr>
        <w:pStyle w:val="Bibliography"/>
      </w:pPr>
      <w:bookmarkStart w:id="321" w:name="ref-agrawal2025gepa"/>
      <w:r>
        <w:t xml:space="preserve">Agrawal, Lakshya A., Shangyin Tan, Dilara Soylu, et al. 2025. </w:t>
      </w:r>
      <w:r>
        <w:rPr>
          <w:i/>
          <w:iCs/>
        </w:rPr>
        <w:t>GEPA: Reflective Prompt Evolution Can Outperform Reinforcement Learning</w:t>
      </w:r>
      <w:r>
        <w:t xml:space="preserve">. </w:t>
      </w:r>
      <w:hyperlink r:id="rId12">
        <w:r>
          <w:rPr>
            <w:rStyle w:val="Hyperlink"/>
          </w:rPr>
          <w:t>https://doi.org/10.48550/arXiv.2507.19457</w:t>
        </w:r>
      </w:hyperlink>
      <w:r>
        <w:t>.</w:t>
      </w:r>
      <w:bookmarkEnd w:id="321"/>
    </w:p>
    <w:p w14:paraId="14F1F20E" w14:textId="77777777" w:rsidR="00282A26" w:rsidRDefault="00000000">
      <w:pPr>
        <w:pStyle w:val="Bibliography"/>
        <w:rPr>
          <w:ins w:id="322" w:author="Author" w:date="2026-08-04T10:31:00Z" w16du:dateUtc="2026-08-04T00:31:00Z"/>
        </w:rPr>
      </w:pPr>
      <w:bookmarkStart w:id="323" w:name="ref-agrawal-etal-2022-large"/>
      <w:ins w:id="324" w:author="Author" w:date="2026-08-04T10:31:00Z" w16du:dateUtc="2026-08-04T00:31:00Z">
        <w:r>
          <w:t xml:space="preserve">Agrawal, Monica, Stefan Hegselmann, Hunter Lang, Yoon Kim, and David Sontag. 2022. “Large Language Models Are Few-Shot Clinical Information Extractors.” </w:t>
        </w:r>
        <w:r>
          <w:rPr>
            <w:i/>
            <w:iCs/>
          </w:rPr>
          <w:t>Proceedings of the 2022 Conference on Empirical Methods in Natural Language Processing</w:t>
        </w:r>
        <w:r>
          <w:t xml:space="preserve"> (Abu Dhabi, United Arab Emirates), </w:t>
        </w:r>
        <w:proofErr w:type="gramStart"/>
        <w:r>
          <w:t>December,</w:t>
        </w:r>
        <w:proofErr w:type="gramEnd"/>
        <w:r>
          <w:t xml:space="preserve"> 1998–2022. </w:t>
        </w:r>
        <w:r>
          <w:fldChar w:fldCharType="begin"/>
        </w:r>
        <w:r>
          <w:instrText>HYPERLINK "https://doi.org/10.18653/v1/2022.emnlp-main.130" \h</w:instrText>
        </w:r>
        <w:r>
          <w:fldChar w:fldCharType="separate"/>
        </w:r>
        <w:r>
          <w:rPr>
            <w:rStyle w:val="Hyperlink"/>
          </w:rPr>
          <w:t>https://doi.org/10.18653/v1/2022.emnlp-main.130</w:t>
        </w:r>
        <w:r>
          <w:fldChar w:fldCharType="end"/>
        </w:r>
        <w:r>
          <w:t>.</w:t>
        </w:r>
        <w:bookmarkEnd w:id="323"/>
      </w:ins>
    </w:p>
    <w:p w14:paraId="20DFB165" w14:textId="77777777" w:rsidR="00282A26" w:rsidRDefault="00000000">
      <w:pPr>
        <w:pStyle w:val="Bibliography"/>
        <w:rPr>
          <w:ins w:id="325" w:author="Author" w:date="2026-08-04T10:31:00Z" w16du:dateUtc="2026-08-04T00:31:00Z"/>
        </w:rPr>
      </w:pPr>
      <w:bookmarkStart w:id="326" w:name="ref-anshasi2024bedside_handover"/>
      <w:proofErr w:type="spellStart"/>
      <w:ins w:id="327" w:author="Author" w:date="2026-08-04T10:31:00Z" w16du:dateUtc="2026-08-04T00:31:00Z">
        <w:r>
          <w:t>Anshasi</w:t>
        </w:r>
        <w:proofErr w:type="spellEnd"/>
        <w:r>
          <w:t xml:space="preserve">, Huda, and Zainab Abdullah Almayasi. 2024. “Perceptions of Patients and Nurses about Bedside Nursing Handover: A Qualitative Systematic Review and Meta-Synthesis.” </w:t>
        </w:r>
        <w:r>
          <w:rPr>
            <w:i/>
            <w:iCs/>
          </w:rPr>
          <w:t>Nursing Research and Practice</w:t>
        </w:r>
        <w:r>
          <w:t xml:space="preserve"> 2024: 3208747. </w:t>
        </w:r>
        <w:r>
          <w:fldChar w:fldCharType="begin"/>
        </w:r>
        <w:r>
          <w:instrText>HYPERLINK "https://doi.org/10.1155/2024/3208747" \h</w:instrText>
        </w:r>
        <w:r>
          <w:fldChar w:fldCharType="separate"/>
        </w:r>
        <w:r>
          <w:rPr>
            <w:rStyle w:val="Hyperlink"/>
          </w:rPr>
          <w:t>https://doi.org/10.1155/2024/3208747</w:t>
        </w:r>
        <w:r>
          <w:fldChar w:fldCharType="end"/>
        </w:r>
        <w:r>
          <w:t>.</w:t>
        </w:r>
        <w:bookmarkEnd w:id="326"/>
      </w:ins>
    </w:p>
    <w:p w14:paraId="40A52CE8" w14:textId="77777777" w:rsidR="00282A26" w:rsidRDefault="00000000">
      <w:pPr>
        <w:pStyle w:val="Bibliography"/>
        <w:rPr>
          <w:ins w:id="328" w:author="Author" w:date="2026-08-04T10:31:00Z" w16du:dateUtc="2026-08-04T00:31:00Z"/>
        </w:rPr>
      </w:pPr>
      <w:bookmarkStart w:id="329" w:name="ref-acsqhc_nsqhs_comm_at_handover"/>
      <w:ins w:id="330" w:author="Author" w:date="2026-08-04T10:31:00Z" w16du:dateUtc="2026-08-04T00:31:00Z">
        <w:r>
          <w:t xml:space="preserve">Australian Commission on Safety and Quality in Health Care. 2026. “Further Information on Communicating for Safety.” Australian Commission on Safety and Quality in Health Care, April 29. </w:t>
        </w:r>
        <w:r>
          <w:fldChar w:fldCharType="begin"/>
        </w:r>
        <w:r>
          <w:instrText>HYPERLINK "https://www.safetyandquality.gov.au/national-standards/nsqhs-standards/communicating-safety-standard/further-information-communicating-safety" \h</w:instrText>
        </w:r>
        <w:r>
          <w:fldChar w:fldCharType="separate"/>
        </w:r>
        <w:r>
          <w:rPr>
            <w:rStyle w:val="Hyperlink"/>
          </w:rPr>
          <w:t>https://www.safetyandquality.gov.au/national-standards/nsqhs-standards/communicating-safety-standard/further-information-communicating-safety</w:t>
        </w:r>
        <w:r>
          <w:fldChar w:fldCharType="end"/>
        </w:r>
        <w:r>
          <w:t>.</w:t>
        </w:r>
        <w:bookmarkEnd w:id="329"/>
      </w:ins>
    </w:p>
    <w:p w14:paraId="1BB8A97C" w14:textId="77777777" w:rsidR="00282A26" w:rsidRDefault="00000000">
      <w:pPr>
        <w:pStyle w:val="Bibliography"/>
      </w:pPr>
      <w:bookmarkStart w:id="331" w:name="ref-bukoh2020structured_handover_review"/>
      <w:proofErr w:type="spellStart"/>
      <w:r>
        <w:t>Bukoh</w:t>
      </w:r>
      <w:proofErr w:type="spellEnd"/>
      <w:r>
        <w:t xml:space="preserve">, Ming Xuan, and Chiew-Jiat Rosalind Siah. 2020. “A Systematic Review on the Structured Handover Interventions Between Nurses in Improving Patient Safety Outcomes.” </w:t>
      </w:r>
      <w:r>
        <w:rPr>
          <w:i/>
          <w:iCs/>
        </w:rPr>
        <w:t>Journal of Nursing Management</w:t>
      </w:r>
      <w:r>
        <w:t xml:space="preserve"> 28 (3): 744–55. </w:t>
      </w:r>
      <w:hyperlink r:id="rId13">
        <w:r>
          <w:rPr>
            <w:rStyle w:val="Hyperlink"/>
          </w:rPr>
          <w:t>https://doi.org/10.1111/jonm.12936</w:t>
        </w:r>
      </w:hyperlink>
      <w:r>
        <w:t>.</w:t>
      </w:r>
      <w:bookmarkEnd w:id="331"/>
    </w:p>
    <w:p w14:paraId="164AAE6D" w14:textId="77777777" w:rsidR="00282A26" w:rsidRDefault="00000000">
      <w:pPr>
        <w:pStyle w:val="Bibliography"/>
      </w:pPr>
      <w:bookmarkStart w:id="332" w:name="ref-challen2019ai_bias_safety"/>
      <w:r>
        <w:lastRenderedPageBreak/>
        <w:t xml:space="preserve">Challen, Robert, Joshua Denny, Martin Pitt, Luke Gompels, Tom Edwards, and Krasimira Tsaneva-Atanasova. 2019. “Artificial Intelligence, Bias and Clinical Safety.” </w:t>
      </w:r>
      <w:r>
        <w:rPr>
          <w:i/>
          <w:iCs/>
        </w:rPr>
        <w:t>BMJ Quality &amp; Safety</w:t>
      </w:r>
      <w:r>
        <w:t xml:space="preserve"> 28 (3): 231–37. </w:t>
      </w:r>
      <w:hyperlink r:id="rId14">
        <w:r>
          <w:rPr>
            <w:rStyle w:val="Hyperlink"/>
          </w:rPr>
          <w:t>https://doi.org/10.1136/bmjqs-2018-008370</w:t>
        </w:r>
      </w:hyperlink>
      <w:r>
        <w:t>.</w:t>
      </w:r>
      <w:bookmarkEnd w:id="332"/>
    </w:p>
    <w:p w14:paraId="4A123DCD" w14:textId="77777777" w:rsidR="00282A26" w:rsidRDefault="00000000">
      <w:pPr>
        <w:pStyle w:val="Bibliography"/>
        <w:rPr>
          <w:ins w:id="333" w:author="Author" w:date="2026-08-04T10:31:00Z" w16du:dateUtc="2026-08-04T00:31:00Z"/>
        </w:rPr>
      </w:pPr>
      <w:bookmarkStart w:id="334" w:name="ref-chen2026llm_nursing_handover"/>
      <w:ins w:id="335" w:author="Author" w:date="2026-08-04T10:31:00Z" w16du:dateUtc="2026-08-04T00:31:00Z">
        <w:r>
          <w:t xml:space="preserve">Chen, Ray-Jade, Mai-Szu Wu, Lung-Wen Tsai, Shy-Shin Chang, Shu-Tai Shen Hsiao, and Yu-Sheng Lo. 2026. “Integrating a Large Language Model to Streamline Nursing Handover Documentation Across Multiple Hospitals in Taiwan: Development and Implementation Study.” </w:t>
        </w:r>
        <w:r>
          <w:rPr>
            <w:i/>
            <w:iCs/>
          </w:rPr>
          <w:t>Journal of Medical Internet Research</w:t>
        </w:r>
        <w:r>
          <w:t xml:space="preserve"> 28: e81604. </w:t>
        </w:r>
        <w:r>
          <w:fldChar w:fldCharType="begin"/>
        </w:r>
        <w:r>
          <w:instrText>HYPERLINK "https://doi.org/10.2196/81604" \h</w:instrText>
        </w:r>
        <w:r>
          <w:fldChar w:fldCharType="separate"/>
        </w:r>
        <w:r>
          <w:rPr>
            <w:rStyle w:val="Hyperlink"/>
          </w:rPr>
          <w:t>https://doi.org/10.2196/81604</w:t>
        </w:r>
        <w:r>
          <w:fldChar w:fldCharType="end"/>
        </w:r>
        <w:r>
          <w:t>.</w:t>
        </w:r>
        <w:bookmarkEnd w:id="334"/>
      </w:ins>
    </w:p>
    <w:p w14:paraId="38D9AFC6" w14:textId="77777777" w:rsidR="00282A26" w:rsidRDefault="00000000">
      <w:pPr>
        <w:pStyle w:val="Bibliography"/>
      </w:pPr>
      <w:bookmarkStart w:id="336" w:name="Xfc78e3c54764ac25ad9b922ccb4ada8dd697a7d"/>
      <w:r>
        <w:t xml:space="preserve">Chen, </w:t>
      </w:r>
      <w:proofErr w:type="spellStart"/>
      <w:r>
        <w:t>Yukun</w:t>
      </w:r>
      <w:proofErr w:type="spellEnd"/>
      <w:r>
        <w:t xml:space="preserve">, Thomas A. Lasko, Qiaozhu Mei, Joshua C. Denny, and Hua Xu. 2015. “A Study of Active Learning Methods for Named Entity Recognition in Clinical Text.” </w:t>
      </w:r>
      <w:r>
        <w:rPr>
          <w:i/>
          <w:iCs/>
        </w:rPr>
        <w:t>Journal of Biomedical Informatics</w:t>
      </w:r>
      <w:r>
        <w:t xml:space="preserve"> 58: 11–18. </w:t>
      </w:r>
      <w:hyperlink r:id="rId15">
        <w:r>
          <w:rPr>
            <w:rStyle w:val="Hyperlink"/>
          </w:rPr>
          <w:t>https://doi.org/10.1016/j.jbi.2015.09.010</w:t>
        </w:r>
      </w:hyperlink>
      <w:r>
        <w:t>.</w:t>
      </w:r>
      <w:bookmarkEnd w:id="336"/>
    </w:p>
    <w:p w14:paraId="123911A7" w14:textId="77777777" w:rsidR="00282A26" w:rsidRDefault="00000000">
      <w:pPr>
        <w:pStyle w:val="Bibliography"/>
        <w:rPr>
          <w:ins w:id="337" w:author="Author" w:date="2026-08-04T10:31:00Z" w16du:dateUtc="2026-08-04T00:31:00Z"/>
        </w:rPr>
      </w:pPr>
      <w:bookmarkStart w:id="338" w:name="ref-chien2024ward_handover_intervention"/>
      <w:ins w:id="339" w:author="Author" w:date="2026-08-04T10:31:00Z" w16du:dateUtc="2026-08-04T00:31:00Z">
        <w:r>
          <w:t xml:space="preserve">Chien, Laura J., Diana Slade, Liza Goncharov, et al. 2024. “Implementing a Ward-Level Intervention to Improve Nursing Handover Communication with a Focus on Bedside Handover—a Qualitative Study.” </w:t>
        </w:r>
        <w:r>
          <w:rPr>
            <w:i/>
            <w:iCs/>
          </w:rPr>
          <w:t>Journal of Clinical Nursing</w:t>
        </w:r>
        <w:r>
          <w:t xml:space="preserve"> 33 (7): 2688–706. </w:t>
        </w:r>
        <w:r>
          <w:fldChar w:fldCharType="begin"/>
        </w:r>
        <w:r>
          <w:instrText>HYPERLINK "https://doi.org/10.1111/jocn.17107" \h</w:instrText>
        </w:r>
        <w:r>
          <w:fldChar w:fldCharType="separate"/>
        </w:r>
        <w:r>
          <w:rPr>
            <w:rStyle w:val="Hyperlink"/>
          </w:rPr>
          <w:t>https://doi.org/10.1111/jocn.17107</w:t>
        </w:r>
        <w:r>
          <w:fldChar w:fldCharType="end"/>
        </w:r>
        <w:r>
          <w:t>.</w:t>
        </w:r>
        <w:bookmarkEnd w:id="338"/>
      </w:ins>
    </w:p>
    <w:p w14:paraId="3266FB86" w14:textId="77777777" w:rsidR="00282A26" w:rsidRDefault="00000000">
      <w:pPr>
        <w:pStyle w:val="Bibliography"/>
      </w:pPr>
      <w:bookmarkStart w:id="340" w:name="ref-cohen2010handoffs_literature_review"/>
      <w:r>
        <w:t xml:space="preserve">Cohen, Michael D., and P. Brian Hilligoss. 2010. “The Published Literature on Handoffs in Hospitals: Deficiencies Identified in an Extensive Review.” </w:t>
      </w:r>
      <w:r>
        <w:rPr>
          <w:i/>
          <w:iCs/>
        </w:rPr>
        <w:t>Quality and Safety in Health Care</w:t>
      </w:r>
      <w:r>
        <w:t xml:space="preserve"> 19 (6): 493–97. </w:t>
      </w:r>
      <w:hyperlink r:id="rId16">
        <w:r>
          <w:rPr>
            <w:rStyle w:val="Hyperlink"/>
          </w:rPr>
          <w:t>https://doi.org/10.1136/qshc.2009.033480</w:t>
        </w:r>
      </w:hyperlink>
      <w:r>
        <w:t>.</w:t>
      </w:r>
      <w:bookmarkEnd w:id="340"/>
    </w:p>
    <w:p w14:paraId="33CC24F0" w14:textId="77777777" w:rsidR="00282A26" w:rsidRDefault="00000000">
      <w:pPr>
        <w:pStyle w:val="Bibliography"/>
      </w:pPr>
      <w:bookmarkStart w:id="341" w:name="X9132c3274d89c33a89fcf84fdcda1d990f62191"/>
      <w:r>
        <w:t xml:space="preserve">Feng, Jean, Rachael V. Phillips, Ivana Malenica, et al. 2022. “Clinical Artificial Intelligence Quality Improvement: Towards Continual Monitoring and Updating of AI Algorithms in Healthcare.” </w:t>
      </w:r>
      <w:r>
        <w:rPr>
          <w:i/>
          <w:iCs/>
        </w:rPr>
        <w:t>Npj Digital Medicine</w:t>
      </w:r>
      <w:r>
        <w:t xml:space="preserve"> 5 (1): 66. </w:t>
      </w:r>
      <w:hyperlink r:id="rId17">
        <w:r>
          <w:rPr>
            <w:rStyle w:val="Hyperlink"/>
          </w:rPr>
          <w:t>https://doi.org/10.1038/s41746-022-00611-y</w:t>
        </w:r>
      </w:hyperlink>
      <w:r>
        <w:t>.</w:t>
      </w:r>
      <w:bookmarkEnd w:id="341"/>
    </w:p>
    <w:p w14:paraId="39B1DC30" w14:textId="77777777" w:rsidR="00282A26" w:rsidRDefault="00000000">
      <w:pPr>
        <w:pStyle w:val="Bibliography"/>
      </w:pPr>
      <w:bookmarkStart w:id="342" w:name="Xb14394c0fd3ce505ac632388b5ece99a6619c04"/>
      <w:r>
        <w:lastRenderedPageBreak/>
        <w:t xml:space="preserve">Figueroa, Rosa L., Qing Zeng-Treitler, Long H. Ngo, Sergey Goryachev, and Eduardo Wiechmann. 2012. “Active Learning for Clinical Text Classification: Is It Better Than Random Sampling?” </w:t>
      </w:r>
      <w:r>
        <w:rPr>
          <w:i/>
          <w:iCs/>
        </w:rPr>
        <w:t>Journal of the American Medical Informatics Association</w:t>
      </w:r>
      <w:r>
        <w:t xml:space="preserve"> 19 (5): 809–16. </w:t>
      </w:r>
      <w:hyperlink r:id="rId18">
        <w:r>
          <w:rPr>
            <w:rStyle w:val="Hyperlink"/>
          </w:rPr>
          <w:t>https://doi.org/10.1136/amiajnl-2011-000648</w:t>
        </w:r>
      </w:hyperlink>
      <w:r>
        <w:t>.</w:t>
      </w:r>
      <w:bookmarkEnd w:id="342"/>
    </w:p>
    <w:p w14:paraId="7758DE79" w14:textId="77777777" w:rsidR="00282A26" w:rsidRDefault="00000000">
      <w:pPr>
        <w:pStyle w:val="Bibliography"/>
        <w:rPr>
          <w:ins w:id="343" w:author="Author" w:date="2026-08-04T10:31:00Z" w16du:dateUtc="2026-08-04T00:31:00Z"/>
        </w:rPr>
      </w:pPr>
      <w:bookmarkStart w:id="344" w:name="ref-gallifant2025tripod"/>
      <w:proofErr w:type="spellStart"/>
      <w:ins w:id="345" w:author="Author" w:date="2026-08-04T10:31:00Z" w16du:dateUtc="2026-08-04T00:31:00Z">
        <w:r>
          <w:t>Gallifant</w:t>
        </w:r>
        <w:proofErr w:type="spellEnd"/>
        <w:r>
          <w:t xml:space="preserve">, Jack, Majid Afshar, Saleem Ameen, et al. 2025. “The TRIPOD-LLM Reporting Guideline for Studies Using Large Language Models.” </w:t>
        </w:r>
        <w:r>
          <w:rPr>
            <w:i/>
            <w:iCs/>
          </w:rPr>
          <w:t>Nature Medicine</w:t>
        </w:r>
        <w:r>
          <w:t xml:space="preserve"> 31 (1): 60–69.</w:t>
        </w:r>
        <w:bookmarkEnd w:id="344"/>
      </w:ins>
    </w:p>
    <w:p w14:paraId="275BBB46" w14:textId="77777777" w:rsidR="00282A26" w:rsidRDefault="00000000">
      <w:pPr>
        <w:pStyle w:val="Bibliography"/>
      </w:pPr>
      <w:bookmarkStart w:id="346" w:name="ref-goddard2012automation_bias"/>
      <w:r>
        <w:t xml:space="preserve">Goddard, Kate, Abdul Roudsari, and Jeremy C. Wyatt. 2012. “Automation Bias: A Systematic Review of Frequency, Effect Mediators, and Mitigators.” </w:t>
      </w:r>
      <w:r>
        <w:rPr>
          <w:i/>
          <w:iCs/>
        </w:rPr>
        <w:t>Journal of the American Medical Informatics Association</w:t>
      </w:r>
      <w:r>
        <w:t xml:space="preserve"> 19 (1): 121–27. </w:t>
      </w:r>
      <w:hyperlink r:id="rId19">
        <w:r>
          <w:rPr>
            <w:rStyle w:val="Hyperlink"/>
          </w:rPr>
          <w:t>https://doi.org/10.1136/amiajnl-2011-000089</w:t>
        </w:r>
      </w:hyperlink>
      <w:r>
        <w:t>.</w:t>
      </w:r>
      <w:bookmarkEnd w:id="346"/>
    </w:p>
    <w:p w14:paraId="052C34E4" w14:textId="77777777" w:rsidR="00282A26" w:rsidRDefault="00000000">
      <w:pPr>
        <w:pStyle w:val="Bibliography"/>
      </w:pPr>
      <w:bookmarkStart w:id="347" w:name="ref-goel_2026_langextract"/>
      <w:r>
        <w:t xml:space="preserve">Goel, Akshay. 2026. </w:t>
      </w:r>
      <w:r>
        <w:rPr>
          <w:i/>
          <w:iCs/>
        </w:rPr>
        <w:t>LangExtract</w:t>
      </w:r>
      <w:r>
        <w:t xml:space="preserve">. V. 1.2.0. Google LLC, released. </w:t>
      </w:r>
      <w:hyperlink r:id="rId20">
        <w:r>
          <w:rPr>
            <w:rStyle w:val="Hyperlink"/>
          </w:rPr>
          <w:t>https://doi.org/10.5281/zenodo.17015089</w:t>
        </w:r>
      </w:hyperlink>
      <w:r>
        <w:t>.</w:t>
      </w:r>
      <w:bookmarkEnd w:id="347"/>
    </w:p>
    <w:p w14:paraId="0BF5B4BF" w14:textId="77777777" w:rsidR="00282A26" w:rsidRDefault="00000000">
      <w:pPr>
        <w:pStyle w:val="Bibliography"/>
        <w:rPr>
          <w:ins w:id="348" w:author="Author" w:date="2026-08-04T10:31:00Z" w16du:dateUtc="2026-08-04T00:31:00Z"/>
        </w:rPr>
      </w:pPr>
      <w:bookmarkStart w:id="349" w:name="ref-hada2021nursing_handover"/>
      <w:ins w:id="350" w:author="Author" w:date="2026-08-04T10:31:00Z" w16du:dateUtc="2026-08-04T00:31:00Z">
        <w:r>
          <w:t xml:space="preserve">Hada, Adriana, Lee V. Jones, Leanne C. Jack, and Fiona Coyer. 2021. “Translating Evidence-Based Nursing Clinical Handover Practice in an Acute Care Setting: A Quasi-Experimental Study.” </w:t>
        </w:r>
        <w:r>
          <w:rPr>
            <w:i/>
            <w:iCs/>
          </w:rPr>
          <w:t>Nursing &amp; Health Sciences</w:t>
        </w:r>
        <w:r>
          <w:t xml:space="preserve"> 23 (2): 466–76. </w:t>
        </w:r>
        <w:r>
          <w:fldChar w:fldCharType="begin"/>
        </w:r>
        <w:r>
          <w:instrText>HYPERLINK "https://doi.org/10.1111/nhs.12836" \h</w:instrText>
        </w:r>
        <w:r>
          <w:fldChar w:fldCharType="separate"/>
        </w:r>
        <w:r>
          <w:rPr>
            <w:rStyle w:val="Hyperlink"/>
          </w:rPr>
          <w:t>https://doi.org/10.1111/nhs.12836</w:t>
        </w:r>
        <w:r>
          <w:fldChar w:fldCharType="end"/>
        </w:r>
        <w:r>
          <w:t>.</w:t>
        </w:r>
        <w:bookmarkEnd w:id="349"/>
      </w:ins>
    </w:p>
    <w:p w14:paraId="6C23B36A" w14:textId="77777777" w:rsidR="00282A26" w:rsidRDefault="00000000">
      <w:pPr>
        <w:pStyle w:val="Bibliography"/>
      </w:pPr>
      <w:bookmarkStart w:id="351" w:name="ref-haig2006sbar_shared_mental_model"/>
      <w:r>
        <w:t xml:space="preserve">Haig, Kathleen M., Staci Sutton, and John Whittington. 2006. “SBAR: A Shared Mental Model for Improving Communication Between Clinicians.” </w:t>
      </w:r>
      <w:r>
        <w:rPr>
          <w:i/>
          <w:iCs/>
        </w:rPr>
        <w:t>Joint Commission Journal on Quality and Patient Safety</w:t>
      </w:r>
      <w:r>
        <w:t xml:space="preserve"> 32 (3): 167–75. </w:t>
      </w:r>
      <w:hyperlink r:id="rId21">
        <w:r>
          <w:rPr>
            <w:rStyle w:val="Hyperlink"/>
          </w:rPr>
          <w:t>https://doi.org/10.1016/S1553-7250(06)32022-3</w:t>
        </w:r>
      </w:hyperlink>
      <w:r>
        <w:t>.</w:t>
      </w:r>
      <w:bookmarkEnd w:id="351"/>
    </w:p>
    <w:p w14:paraId="30A6D3E8" w14:textId="77777777" w:rsidR="00282A26" w:rsidRDefault="00000000">
      <w:pPr>
        <w:pStyle w:val="Bibliography"/>
      </w:pPr>
      <w:bookmarkStart w:id="352" w:name="X3728f771f9e32405ddbc8eb87cb3cf7f23267d9"/>
      <w:r>
        <w:t xml:space="preserve">Kawamoto, Kensaku, Caitlin A. Houlihan, E. Andrew Balas, and David F. Lobach. 2005. “Improving Clinical Practice Using Clinical Decision Support Systems: A Systematic Review of </w:t>
      </w:r>
      <w:r>
        <w:lastRenderedPageBreak/>
        <w:t xml:space="preserve">Trials to Identify Features Critical to Success.” </w:t>
      </w:r>
      <w:r>
        <w:rPr>
          <w:i/>
          <w:iCs/>
        </w:rPr>
        <w:t>BMJ</w:t>
      </w:r>
      <w:r>
        <w:t xml:space="preserve"> 330 (7494): 765. </w:t>
      </w:r>
      <w:hyperlink r:id="rId22">
        <w:r>
          <w:rPr>
            <w:rStyle w:val="Hyperlink"/>
          </w:rPr>
          <w:t>https://doi.org/10.1136/bmj.38398.500764.8F</w:t>
        </w:r>
      </w:hyperlink>
      <w:r>
        <w:t>.</w:t>
      </w:r>
      <w:bookmarkEnd w:id="352"/>
    </w:p>
    <w:p w14:paraId="0B1C426D" w14:textId="77777777" w:rsidR="00282A26" w:rsidRDefault="00000000">
      <w:pPr>
        <w:pStyle w:val="Bibliography"/>
      </w:pPr>
      <w:bookmarkStart w:id="353" w:name="ref-kelly2019clinical_ai_impact"/>
      <w:r>
        <w:t xml:space="preserve">Kelly, Christopher J., Alan Karthikesalingam, Mustafa Suleyman, Greg Corrado, and Dominic King. 2019. “Key Challenges for Delivering Clinical Impact with Artificial Intelligence.” </w:t>
      </w:r>
      <w:r>
        <w:rPr>
          <w:i/>
          <w:iCs/>
        </w:rPr>
        <w:t>BMC Medicine</w:t>
      </w:r>
      <w:r>
        <w:t xml:space="preserve"> 17 (1): 195. </w:t>
      </w:r>
      <w:hyperlink r:id="rId23">
        <w:r>
          <w:rPr>
            <w:rStyle w:val="Hyperlink"/>
          </w:rPr>
          <w:t>https://doi.org/10.1186/s12916-019-1426-2</w:t>
        </w:r>
      </w:hyperlink>
      <w:r>
        <w:t>.</w:t>
      </w:r>
      <w:bookmarkEnd w:id="353"/>
    </w:p>
    <w:p w14:paraId="562D0C97" w14:textId="77777777" w:rsidR="00282A26" w:rsidRDefault="00000000">
      <w:pPr>
        <w:pStyle w:val="Bibliography"/>
      </w:pPr>
      <w:bookmarkStart w:id="354" w:name="ref-khattab2023dspy"/>
      <w:r>
        <w:t xml:space="preserve">Khattab, Omar, Arnav Singhvi, Paridhi Maheshwari, et al. 2023. </w:t>
      </w:r>
      <w:r>
        <w:rPr>
          <w:i/>
          <w:iCs/>
        </w:rPr>
        <w:t>DSPy: Compiling Declarative Language Model Calls into Self-Improving Pipelines</w:t>
      </w:r>
      <w:r>
        <w:t xml:space="preserve">. </w:t>
      </w:r>
      <w:hyperlink r:id="rId24">
        <w:r>
          <w:rPr>
            <w:rStyle w:val="Hyperlink"/>
          </w:rPr>
          <w:t>https://doi.org/10.48550/arXiv.2310.03714</w:t>
        </w:r>
      </w:hyperlink>
      <w:r>
        <w:t>.</w:t>
      </w:r>
      <w:bookmarkEnd w:id="354"/>
    </w:p>
    <w:p w14:paraId="1948D127" w14:textId="77777777" w:rsidR="00282A26" w:rsidRDefault="00000000">
      <w:pPr>
        <w:pStyle w:val="Bibliography"/>
      </w:pPr>
      <w:bookmarkStart w:id="355" w:name="ref-leonard2004human_factor"/>
      <w:r>
        <w:t xml:space="preserve">Leonard, Michael, Suzanne Graham, and Doug Bonacum. 2004. “The Human Factor: The Critical Importance of Effective Teamwork and Communication in Providing Safe Care.” </w:t>
      </w:r>
      <w:r>
        <w:rPr>
          <w:i/>
          <w:iCs/>
        </w:rPr>
        <w:t>Quality and Safety in Health Care</w:t>
      </w:r>
      <w:r>
        <w:t xml:space="preserve"> 13 (suppl 1): i85–90. </w:t>
      </w:r>
      <w:hyperlink r:id="rId25">
        <w:r>
          <w:rPr>
            <w:rStyle w:val="Hyperlink"/>
          </w:rPr>
          <w:t>https://doi.org/10.1136/qshc.2004.010033</w:t>
        </w:r>
      </w:hyperlink>
      <w:r>
        <w:t>.</w:t>
      </w:r>
      <w:bookmarkEnd w:id="355"/>
    </w:p>
    <w:p w14:paraId="198C85E9" w14:textId="77777777" w:rsidR="00282A26" w:rsidRDefault="00000000">
      <w:pPr>
        <w:pStyle w:val="Bibliography"/>
      </w:pPr>
      <w:bookmarkStart w:id="356" w:name="ref-manias2016handover_perspectives"/>
      <w:r>
        <w:t xml:space="preserve">Manias, Elizabeth, Fiona Geddes, Bernadette Watson, Dorothy Jones, and Phillip Della. 2016. “Perspectives of Clinical Handover Processes: A Multi-Site Survey Across Different Health Professionals.” </w:t>
      </w:r>
      <w:r>
        <w:rPr>
          <w:i/>
          <w:iCs/>
        </w:rPr>
        <w:t>Journal of Clinical Nursing</w:t>
      </w:r>
      <w:r>
        <w:t xml:space="preserve"> 25 (1-2): 80–91. </w:t>
      </w:r>
      <w:hyperlink r:id="rId26">
        <w:r>
          <w:rPr>
            <w:rStyle w:val="Hyperlink"/>
          </w:rPr>
          <w:t>https://doi.org/10.1111/jocn.12986</w:t>
        </w:r>
      </w:hyperlink>
      <w:r>
        <w:t>.</w:t>
      </w:r>
      <w:bookmarkEnd w:id="356"/>
    </w:p>
    <w:p w14:paraId="3EF9ECB9" w14:textId="77777777" w:rsidR="00282A26" w:rsidRDefault="00000000">
      <w:pPr>
        <w:pStyle w:val="Bibliography"/>
      </w:pPr>
      <w:bookmarkStart w:id="357" w:name="ref-manser2011effective_handover"/>
      <w:r>
        <w:t xml:space="preserve">Manser, Tanja, and Simon Foster. 2011. “Effective Handover Communication: An Overview of Research and Improvement Efforts.” </w:t>
      </w:r>
      <w:r>
        <w:rPr>
          <w:i/>
          <w:iCs/>
        </w:rPr>
        <w:t>Best Practice &amp; Research Clinical Anaesthesiology</w:t>
      </w:r>
      <w:r>
        <w:t xml:space="preserve"> 25 (2): 181–91. </w:t>
      </w:r>
      <w:hyperlink r:id="rId27">
        <w:r>
          <w:rPr>
            <w:rStyle w:val="Hyperlink"/>
          </w:rPr>
          <w:t>https://doi.org/10.1016/j.bpa.2011.02.006</w:t>
        </w:r>
      </w:hyperlink>
      <w:r>
        <w:t>.</w:t>
      </w:r>
      <w:bookmarkEnd w:id="357"/>
    </w:p>
    <w:p w14:paraId="14FB4E13" w14:textId="77777777" w:rsidR="00282A26" w:rsidRDefault="00000000">
      <w:pPr>
        <w:pStyle w:val="Bibliography"/>
        <w:rPr>
          <w:ins w:id="358" w:author="Author" w:date="2026-08-04T10:31:00Z" w16du:dateUtc="2026-08-04T00:31:00Z"/>
        </w:rPr>
      </w:pPr>
      <w:bookmarkStart w:id="359" w:name="ref-mccarthy2025structured_handoff"/>
      <w:ins w:id="360" w:author="Author" w:date="2026-08-04T10:31:00Z" w16du:dateUtc="2026-08-04T00:31:00Z">
        <w:r>
          <w:t xml:space="preserve">McCarthy, Sean, Aneesa Motala, Emily Lawson, and Paul G. </w:t>
        </w:r>
        <w:proofErr w:type="spellStart"/>
        <w:r>
          <w:t>Shekelle</w:t>
        </w:r>
        <w:proofErr w:type="spellEnd"/>
        <w:r>
          <w:t xml:space="preserve">. 2025. “Use of Structured Handoff Protocols for Within-Hospital Unit Transitions: A Systematic Review from Making </w:t>
        </w:r>
        <w:r>
          <w:lastRenderedPageBreak/>
          <w:t xml:space="preserve">Healthcare Safer IV.” </w:t>
        </w:r>
        <w:r>
          <w:rPr>
            <w:i/>
            <w:iCs/>
          </w:rPr>
          <w:t>BMJ Quality &amp; Safety</w:t>
        </w:r>
        <w:r>
          <w:t xml:space="preserve"> 34 (10): 680–90. </w:t>
        </w:r>
        <w:r>
          <w:fldChar w:fldCharType="begin"/>
        </w:r>
        <w:r>
          <w:instrText>HYPERLINK "https://doi.org/10.1136/bmjqs-2024-018385" \h</w:instrText>
        </w:r>
        <w:r>
          <w:fldChar w:fldCharType="separate"/>
        </w:r>
        <w:r>
          <w:rPr>
            <w:rStyle w:val="Hyperlink"/>
          </w:rPr>
          <w:t>https://doi.org/10.1136/bmjqs-2024-018385</w:t>
        </w:r>
        <w:r>
          <w:fldChar w:fldCharType="end"/>
        </w:r>
        <w:r>
          <w:t>.</w:t>
        </w:r>
        <w:bookmarkEnd w:id="359"/>
      </w:ins>
    </w:p>
    <w:p w14:paraId="07EEF2B7" w14:textId="77777777" w:rsidR="00282A26" w:rsidRDefault="00000000">
      <w:pPr>
        <w:pStyle w:val="Bibliography"/>
      </w:pPr>
      <w:bookmarkStart w:id="361" w:name="ref-montani2018prodigy"/>
      <w:r>
        <w:t xml:space="preserve">Montani, Ines, and Matthew Honnibal. 2018. “Prodigy: An Annotation Tool for AI, Machine Learning and NLP.” Explosion. </w:t>
      </w:r>
      <w:hyperlink r:id="rId28">
        <w:r>
          <w:rPr>
            <w:rStyle w:val="Hyperlink"/>
          </w:rPr>
          <w:t>https://prodi.gy/</w:t>
        </w:r>
      </w:hyperlink>
      <w:r>
        <w:t>.</w:t>
      </w:r>
      <w:bookmarkEnd w:id="361"/>
    </w:p>
    <w:p w14:paraId="74E218B7" w14:textId="77777777" w:rsidR="00282A26" w:rsidRDefault="00000000">
      <w:pPr>
        <w:pStyle w:val="Bibliography"/>
        <w:rPr>
          <w:ins w:id="362" w:author="Author" w:date="2026-08-04T10:31:00Z" w16du:dateUtc="2026-08-04T00:31:00Z"/>
        </w:rPr>
      </w:pPr>
      <w:bookmarkStart w:id="363" w:name="X7a38f85a5a870bf66a0185fb79ee715947e6323"/>
      <w:del w:id="364" w:author="Author" w:date="2026-08-04T10:31:00Z" w16du:dateUtc="2026-08-04T00:31:00Z">
        <w:r>
          <w:delText>Müller, M., J. Jürgens, M. Redaèlli, K. Klingberg, W. E. Hautz, and</w:delText>
        </w:r>
      </w:del>
      <w:ins w:id="365" w:author="Author" w:date="2026-08-04T10:31:00Z" w16du:dateUtc="2026-08-04T00:31:00Z">
        <w:r>
          <w:t xml:space="preserve">Moyo, Patience, Judith Anderson, Karen Francis, and Jessica Biles. 2024. “Exploring the Experiences and Perceptions of the </w:t>
        </w:r>
        <w:proofErr w:type="spellStart"/>
        <w:r>
          <w:t>Utilisation</w:t>
        </w:r>
        <w:proofErr w:type="spellEnd"/>
        <w:r>
          <w:t xml:space="preserve"> of Structured Clinical Handover Frameworks by Nurses Working in Acute Care Settings: A Scoping Review.” </w:t>
        </w:r>
        <w:r>
          <w:rPr>
            <w:i/>
            <w:iCs/>
          </w:rPr>
          <w:t>Journal of Clinical Nursing</w:t>
        </w:r>
        <w:r>
          <w:t xml:space="preserve"> 33 (11): 4297–313. </w:t>
        </w:r>
        <w:r>
          <w:fldChar w:fldCharType="begin"/>
        </w:r>
        <w:r>
          <w:instrText>HYPERLINK "https://doi.org/10.1111/jocn.17430" \h</w:instrText>
        </w:r>
        <w:r>
          <w:fldChar w:fldCharType="separate"/>
        </w:r>
        <w:r>
          <w:rPr>
            <w:rStyle w:val="Hyperlink"/>
          </w:rPr>
          <w:t>https://doi.org/10.1111/jocn.17430</w:t>
        </w:r>
        <w:r>
          <w:fldChar w:fldCharType="end"/>
        </w:r>
        <w:r>
          <w:t>.</w:t>
        </w:r>
        <w:bookmarkEnd w:id="363"/>
      </w:ins>
    </w:p>
    <w:p w14:paraId="20DB1433" w14:textId="77777777" w:rsidR="00282A26" w:rsidRDefault="00000000">
      <w:pPr>
        <w:pStyle w:val="Bibliography"/>
        <w:rPr>
          <w:ins w:id="366" w:author="Author" w:date="2026-08-04T10:31:00Z" w16du:dateUtc="2026-08-04T00:31:00Z"/>
        </w:rPr>
      </w:pPr>
      <w:bookmarkStart w:id="367" w:name="ref-NHMRC2025NationalStatement"/>
      <w:ins w:id="368" w:author="Author" w:date="2026-08-04T10:31:00Z" w16du:dateUtc="2026-08-04T00:31:00Z">
        <w:r>
          <w:t xml:space="preserve">National Health and Medical Research Council, Australian Research Council, and Universities Australia. 2025. </w:t>
        </w:r>
        <w:r>
          <w:rPr>
            <w:i/>
            <w:iCs/>
          </w:rPr>
          <w:t>National Statement on Ethical Conduct in Human Research</w:t>
        </w:r>
        <w:r>
          <w:t xml:space="preserve">. National Health; Medical Research Council. </w:t>
        </w:r>
        <w:r>
          <w:fldChar w:fldCharType="begin"/>
        </w:r>
        <w:r>
          <w:instrText>HYPERLINK "https://www.nhmrc.gov.au/about-us/publications/national-statement-ethical-conduct-human-research-2025" \h</w:instrText>
        </w:r>
        <w:r>
          <w:fldChar w:fldCharType="separate"/>
        </w:r>
        <w:r>
          <w:rPr>
            <w:rStyle w:val="Hyperlink"/>
          </w:rPr>
          <w:t>https://www.nhmrc.gov.au/about-us/publications/national-statement-ethical-conduct-human-research-2025</w:t>
        </w:r>
        <w:r>
          <w:fldChar w:fldCharType="end"/>
        </w:r>
        <w:r>
          <w:t>.</w:t>
        </w:r>
        <w:bookmarkEnd w:id="367"/>
      </w:ins>
    </w:p>
    <w:p w14:paraId="76C785D6" w14:textId="77777777" w:rsidR="00CC598E" w:rsidRDefault="00000000">
      <w:pPr>
        <w:pStyle w:val="Bibliography"/>
        <w:rPr>
          <w:del w:id="369" w:author="Author" w:date="2026-08-04T10:31:00Z" w16du:dateUtc="2026-08-04T00:31:00Z"/>
        </w:rPr>
      </w:pPr>
      <w:moveFromRangeStart w:id="370" w:author="Author" w:date="2026-08-04T10:31:00Z" w:name="move236731883"/>
      <w:moveFrom w:id="371" w:author="Author" w:date="2026-08-04T10:31:00Z" w16du:dateUtc="2026-08-04T00:31:00Z">
        <w:r>
          <w:t xml:space="preserve"> S. </w:t>
        </w:r>
      </w:moveFrom>
      <w:moveFromRangeEnd w:id="370"/>
      <w:del w:id="372" w:author="Author" w:date="2026-08-04T10:31:00Z" w16du:dateUtc="2026-08-04T00:31:00Z">
        <w:r>
          <w:delText xml:space="preserve">Stock. 2018. “Impact of the Communication and Patient Hand-Off Tool SBAR on Patient Safety: A Systematic Review.” </w:delText>
        </w:r>
        <w:r>
          <w:rPr>
            <w:i/>
            <w:iCs/>
          </w:rPr>
          <w:delText>BMJ Open</w:delText>
        </w:r>
        <w:r>
          <w:delText xml:space="preserve"> 8 (8): e022202. </w:delText>
        </w:r>
        <w:r>
          <w:fldChar w:fldCharType="begin"/>
        </w:r>
        <w:r>
          <w:delInstrText>HYPERLINK "https://doi.org/10.1136/bmjopen-2018-022202" \h</w:delInstrText>
        </w:r>
        <w:r>
          <w:fldChar w:fldCharType="separate"/>
        </w:r>
        <w:r>
          <w:rPr>
            <w:rStyle w:val="Hyperlink"/>
          </w:rPr>
          <w:delText>https://doi.org/10.1136/bmjopen-2018-022202</w:delText>
        </w:r>
        <w:r>
          <w:fldChar w:fldCharType="end"/>
        </w:r>
        <w:r>
          <w:delText>.</w:delText>
        </w:r>
      </w:del>
    </w:p>
    <w:p w14:paraId="0FA2BBC7" w14:textId="77777777" w:rsidR="00282A26" w:rsidRDefault="00000000">
      <w:pPr>
        <w:pStyle w:val="Bibliography"/>
      </w:pPr>
      <w:bookmarkStart w:id="373" w:name="ref-ong2011handoff_failures"/>
      <w:r>
        <w:t xml:space="preserve">Ong, Mei-Sing, and Enrico Coiera. 2011. “A Systematic Review of Failures in Handoff Communication During Intrahospital Transfers.” </w:t>
      </w:r>
      <w:r>
        <w:rPr>
          <w:i/>
          <w:iCs/>
        </w:rPr>
        <w:t>Joint Commission Journal on Quality and Patient Safety</w:t>
      </w:r>
      <w:r>
        <w:t xml:space="preserve"> 37 (6): 274–84. </w:t>
      </w:r>
      <w:hyperlink r:id="rId29">
        <w:r>
          <w:rPr>
            <w:rStyle w:val="Hyperlink"/>
          </w:rPr>
          <w:t>https://doi.org/10.1016/S1553-7250(11)37035-3</w:t>
        </w:r>
      </w:hyperlink>
      <w:r>
        <w:t>.</w:t>
      </w:r>
      <w:bookmarkEnd w:id="373"/>
    </w:p>
    <w:p w14:paraId="710A6D33" w14:textId="77777777" w:rsidR="00282A26" w:rsidRDefault="00000000">
      <w:pPr>
        <w:pStyle w:val="Bibliography"/>
      </w:pPr>
      <w:bookmarkStart w:id="374" w:name="ref-patterson2004handoff_strategies"/>
      <w:r>
        <w:t xml:space="preserve">Patterson, Emily S., Emilie M. Roth, David D. Woods, Rebecca Chow, and Joao O. Gomes. 2004. “Handoff Strategies in Settings with High Consequences for Failure: Lessons for Health Care Operations.” </w:t>
      </w:r>
      <w:r>
        <w:rPr>
          <w:i/>
          <w:iCs/>
        </w:rPr>
        <w:t>International Journal for Quality in Health Care</w:t>
      </w:r>
      <w:r>
        <w:t xml:space="preserve"> 16 (2): 125–32. </w:t>
      </w:r>
      <w:hyperlink r:id="rId30">
        <w:r>
          <w:rPr>
            <w:rStyle w:val="Hyperlink"/>
          </w:rPr>
          <w:t>https://doi.org/10.1093/intqhc/mzh026</w:t>
        </w:r>
      </w:hyperlink>
      <w:r>
        <w:t>.</w:t>
      </w:r>
      <w:bookmarkEnd w:id="374"/>
    </w:p>
    <w:p w14:paraId="380C284D" w14:textId="77777777" w:rsidR="00282A26" w:rsidRDefault="00000000">
      <w:pPr>
        <w:pStyle w:val="Bibliography"/>
      </w:pPr>
      <w:bookmarkStart w:id="375" w:name="ref-pepito2025automation_nursing"/>
      <w:r>
        <w:lastRenderedPageBreak/>
        <w:t xml:space="preserve">Pepito, Joseph Andrew, Neilan John Acaso, Rommel Merioles, and Judith Ismael. 2025. “Opportunities, Challenges, and Future Directions for the Integration of Automation in Nursing Practice: Discursive Study.” </w:t>
      </w:r>
      <w:r>
        <w:rPr>
          <w:i/>
          <w:iCs/>
        </w:rPr>
        <w:t>JMIR Nursing</w:t>
      </w:r>
      <w:r>
        <w:t xml:space="preserve"> 8: e72674. </w:t>
      </w:r>
      <w:hyperlink r:id="rId31">
        <w:r>
          <w:rPr>
            <w:rStyle w:val="Hyperlink"/>
          </w:rPr>
          <w:t>https://doi.org/10.2196/72674</w:t>
        </w:r>
      </w:hyperlink>
      <w:r>
        <w:t>.</w:t>
      </w:r>
      <w:bookmarkEnd w:id="375"/>
    </w:p>
    <w:p w14:paraId="4572E5AB" w14:textId="77777777" w:rsidR="00282A26" w:rsidRDefault="00000000">
      <w:pPr>
        <w:pStyle w:val="Bibliography"/>
      </w:pPr>
      <w:bookmarkStart w:id="376" w:name="ref-redley2018handover_audit_tool"/>
      <w:r>
        <w:t xml:space="preserve">Redley, Bernice, and Rachael Waugh. 2018. “Mixed Methods Evaluation of a Quality Improvement and Audit Tool for Nurse-to-Nurse Bedside Clinical Handover in Ward Settings.” </w:t>
      </w:r>
      <w:r>
        <w:rPr>
          <w:i/>
          <w:iCs/>
        </w:rPr>
        <w:t>Applied Nursing Research</w:t>
      </w:r>
      <w:r>
        <w:t xml:space="preserve"> 40 (April): 80–89. </w:t>
      </w:r>
      <w:hyperlink r:id="rId32">
        <w:r>
          <w:rPr>
            <w:rStyle w:val="Hyperlink"/>
          </w:rPr>
          <w:t>https://doi.org/10.1016/j.apnr.2017.12.013</w:t>
        </w:r>
      </w:hyperlink>
      <w:r>
        <w:t>.</w:t>
      </w:r>
      <w:bookmarkEnd w:id="376"/>
    </w:p>
    <w:p w14:paraId="63E1A6D6" w14:textId="77777777" w:rsidR="00282A26" w:rsidRDefault="00000000">
      <w:pPr>
        <w:pStyle w:val="Bibliography"/>
      </w:pPr>
      <w:bookmarkStart w:id="377" w:name="ref-riesenberg2010nursing_handoffs"/>
      <w:r>
        <w:t xml:space="preserve">Riesenberg, Lee Ann, Jessica Leitzsch, and Janet M. Cunningham. 2010. “Nursing Handoffs: A Systematic Review of the Literature.” </w:t>
      </w:r>
      <w:r>
        <w:rPr>
          <w:i/>
          <w:iCs/>
        </w:rPr>
        <w:t>American Journal of Nursing</w:t>
      </w:r>
      <w:r>
        <w:t xml:space="preserve"> 110 (4): 24–34. </w:t>
      </w:r>
      <w:hyperlink r:id="rId33">
        <w:r>
          <w:rPr>
            <w:rStyle w:val="Hyperlink"/>
          </w:rPr>
          <w:t>https://doi.org/10.1097/01.NAJ.0000370154.79857.09</w:t>
        </w:r>
      </w:hyperlink>
      <w:r>
        <w:t>.</w:t>
      </w:r>
      <w:bookmarkEnd w:id="377"/>
    </w:p>
    <w:p w14:paraId="62CA5826" w14:textId="77777777" w:rsidR="00282A26" w:rsidRDefault="00000000">
      <w:pPr>
        <w:pStyle w:val="Bibliography"/>
      </w:pPr>
      <w:bookmarkStart w:id="378" w:name="ref-ronquillo2026beyond_time_saved"/>
      <w:r>
        <w:t xml:space="preserve">Ronquillo, Charlene E. 2026. “Beyond Time Saved: Implementation, Equity, and the Utility Threshold for Nursing AI Scribes.” </w:t>
      </w:r>
      <w:r>
        <w:rPr>
          <w:i/>
          <w:iCs/>
        </w:rPr>
        <w:t>Journal of Medical Internet Research</w:t>
      </w:r>
      <w:r>
        <w:t xml:space="preserve"> 28: e101190. </w:t>
      </w:r>
      <w:hyperlink r:id="rId34">
        <w:r>
          <w:rPr>
            <w:rStyle w:val="Hyperlink"/>
          </w:rPr>
          <w:t>https://doi.org/10.2196/101190</w:t>
        </w:r>
      </w:hyperlink>
      <w:r>
        <w:t>.</w:t>
      </w:r>
      <w:bookmarkEnd w:id="378"/>
    </w:p>
    <w:p w14:paraId="07A4A60A" w14:textId="77777777" w:rsidR="00282A26" w:rsidRDefault="00000000">
      <w:pPr>
        <w:pStyle w:val="Bibliography"/>
      </w:pPr>
      <w:bookmarkStart w:id="379" w:name="X84f504fe36723ac26e1d446c978b4ea4e7cbf1d"/>
      <w:r>
        <w:t xml:space="preserve">Rosenbloom, S. Trent, Joshua C. Denny, Hua Xu, Nancy Lorenzi, William W. Stead, and Kevin B. Johnson. 2011. “Data from Clinical Notes: A Perspective on the Tension Between Structure and Flexible Documentation.” </w:t>
      </w:r>
      <w:r>
        <w:rPr>
          <w:i/>
          <w:iCs/>
        </w:rPr>
        <w:t>Journal of the American Medical Informatics Association</w:t>
      </w:r>
      <w:r>
        <w:t xml:space="preserve"> 18 (2): 181–86. </w:t>
      </w:r>
      <w:hyperlink r:id="rId35">
        <w:r>
          <w:rPr>
            <w:rStyle w:val="Hyperlink"/>
          </w:rPr>
          <w:t>https://doi.org/10.1136/jamia.2010.007237</w:t>
        </w:r>
      </w:hyperlink>
      <w:r>
        <w:t>.</w:t>
      </w:r>
      <w:bookmarkEnd w:id="379"/>
    </w:p>
    <w:p w14:paraId="52828740" w14:textId="77777777" w:rsidR="00282A26" w:rsidRDefault="00000000">
      <w:pPr>
        <w:pStyle w:val="Bibliography"/>
      </w:pPr>
      <w:bookmarkStart w:id="380" w:name="ref-seibert2026aincra"/>
      <w:r>
        <w:t xml:space="preserve">Seibert, Kathrin, Dominik Domhoff, Janissa Altona, et al. 2026. “Readiness Assessment for AI in Nursing Care Projects: Multimethods Study.” </w:t>
      </w:r>
      <w:r>
        <w:rPr>
          <w:i/>
          <w:iCs/>
        </w:rPr>
        <w:t>JMIR Nursing</w:t>
      </w:r>
      <w:r>
        <w:t xml:space="preserve"> 9: e84148. </w:t>
      </w:r>
      <w:hyperlink r:id="rId36">
        <w:r>
          <w:rPr>
            <w:rStyle w:val="Hyperlink"/>
          </w:rPr>
          <w:t>https://doi.org/10.2196/84148</w:t>
        </w:r>
      </w:hyperlink>
      <w:r>
        <w:t>.</w:t>
      </w:r>
      <w:bookmarkEnd w:id="380"/>
    </w:p>
    <w:p w14:paraId="748B963C" w14:textId="77777777" w:rsidR="00282A26" w:rsidRDefault="00000000">
      <w:pPr>
        <w:pStyle w:val="Bibliography"/>
      </w:pPr>
      <w:bookmarkStart w:id="381" w:name="Xd5ad661bd09fe0c6abbf39ed47254bc90557097"/>
      <w:r>
        <w:lastRenderedPageBreak/>
        <w:t xml:space="preserve">Sellergren, Andrew, Sahar Kazemzadeh, Tiam Jaroensri, et al. 2025. </w:t>
      </w:r>
      <w:r>
        <w:rPr>
          <w:i/>
          <w:iCs/>
        </w:rPr>
        <w:t>MedGemma Technical Report</w:t>
      </w:r>
      <w:r>
        <w:t xml:space="preserve">. </w:t>
      </w:r>
      <w:hyperlink r:id="rId37">
        <w:r>
          <w:rPr>
            <w:rStyle w:val="Hyperlink"/>
          </w:rPr>
          <w:t>https://arxiv.org/abs/2507.05201</w:t>
        </w:r>
      </w:hyperlink>
      <w:r>
        <w:t>.</w:t>
      </w:r>
      <w:bookmarkEnd w:id="381"/>
    </w:p>
    <w:p w14:paraId="2A0F82E5" w14:textId="77777777" w:rsidR="00282A26" w:rsidRDefault="00000000">
      <w:pPr>
        <w:pStyle w:val="Bibliography"/>
      </w:pPr>
      <w:bookmarkStart w:id="382" w:name="ref-singh2025openaigpt5card"/>
      <w:r>
        <w:t xml:space="preserve">Singh, Aaditya, Adam Fry, Adam Perelman, et al. 2025. </w:t>
      </w:r>
      <w:r>
        <w:rPr>
          <w:i/>
          <w:iCs/>
        </w:rPr>
        <w:t>OpenAI GPT-5 System Card</w:t>
      </w:r>
      <w:r>
        <w:t xml:space="preserve">. </w:t>
      </w:r>
      <w:hyperlink r:id="rId38">
        <w:r>
          <w:rPr>
            <w:rStyle w:val="Hyperlink"/>
          </w:rPr>
          <w:t>https://arxiv.org/abs/2601.03267</w:t>
        </w:r>
      </w:hyperlink>
      <w:r>
        <w:t>.</w:t>
      </w:r>
      <w:bookmarkEnd w:id="382"/>
    </w:p>
    <w:p w14:paraId="301D51DA" w14:textId="77777777" w:rsidR="00282A26" w:rsidRDefault="00000000">
      <w:pPr>
        <w:pStyle w:val="Bibliography"/>
      </w:pPr>
      <w:bookmarkStart w:id="383" w:name="ref-sittig2010sociotechnical_model"/>
      <w:r>
        <w:t xml:space="preserve">Sittig, Dean F., and Hardeep Singh. 2010. “A New Sociotechnical Model for Studying Health Information Technology in Complex Adaptive Healthcare Systems.” </w:t>
      </w:r>
      <w:r>
        <w:rPr>
          <w:i/>
          <w:iCs/>
        </w:rPr>
        <w:t>Quality and Safety in Health Care</w:t>
      </w:r>
      <w:r>
        <w:t xml:space="preserve"> 19 (Suppl 3): i68–74. </w:t>
      </w:r>
      <w:hyperlink r:id="rId39">
        <w:r>
          <w:rPr>
            <w:rStyle w:val="Hyperlink"/>
          </w:rPr>
          <w:t>https://doi.org/10.1136/qshc.2010.042085</w:t>
        </w:r>
      </w:hyperlink>
      <w:r>
        <w:t>.</w:t>
      </w:r>
      <w:bookmarkEnd w:id="383"/>
    </w:p>
    <w:p w14:paraId="6FD9D6AF" w14:textId="77777777" w:rsidR="00282A26" w:rsidRDefault="00000000">
      <w:pPr>
        <w:pStyle w:val="Bibliography"/>
      </w:pPr>
      <w:bookmarkStart w:id="384" w:name="X3e29fdb1f58eb2dde6c0ed41ec5e85b1ca8cf26"/>
      <w:r>
        <w:t xml:space="preserve">Sivarajkumar, Sonish, Mark Kelley, Alyssa Samolyk-Mazzanti, Shyam Visweswaran, and Yanshan Wang. 2024. “An Empirical Evaluation of Prompting Strategies for Large Language Models in Zero-Shot Clinical Natural Language Processing: Algorithm Development and Validation Study.” </w:t>
      </w:r>
      <w:r>
        <w:rPr>
          <w:i/>
          <w:iCs/>
        </w:rPr>
        <w:t>JMIR Medical Informatics</w:t>
      </w:r>
      <w:r>
        <w:t xml:space="preserve"> 12 (April): e55318. </w:t>
      </w:r>
      <w:hyperlink r:id="rId40">
        <w:r>
          <w:rPr>
            <w:rStyle w:val="Hyperlink"/>
          </w:rPr>
          <w:t>https://doi.org/10.2196/55318</w:t>
        </w:r>
      </w:hyperlink>
      <w:r>
        <w:t>.</w:t>
      </w:r>
      <w:bookmarkEnd w:id="384"/>
    </w:p>
    <w:p w14:paraId="130DE426" w14:textId="77777777" w:rsidR="00282A26" w:rsidRDefault="00000000">
      <w:pPr>
        <w:pStyle w:val="Bibliography"/>
      </w:pPr>
      <w:bookmarkStart w:id="385" w:name="ref-starmer2014handoff_program"/>
      <w:r>
        <w:t xml:space="preserve">Starmer, Amy J., Nancy D. Spector, Rajendu Srivastava, et al. 2014. “Changes in Medical Errors After Implementation of a Handoff Program.” </w:t>
      </w:r>
      <w:r>
        <w:rPr>
          <w:i/>
          <w:iCs/>
        </w:rPr>
        <w:t>New England Journal of Medicine</w:t>
      </w:r>
      <w:r>
        <w:t xml:space="preserve"> 371 (19): 1803–12. </w:t>
      </w:r>
      <w:hyperlink r:id="rId41">
        <w:r>
          <w:rPr>
            <w:rStyle w:val="Hyperlink"/>
          </w:rPr>
          <w:t>https://doi.org/10.1056/NEJMsa1405556</w:t>
        </w:r>
      </w:hyperlink>
      <w:r>
        <w:t>.</w:t>
      </w:r>
      <w:bookmarkEnd w:id="385"/>
    </w:p>
    <w:p w14:paraId="16F640ED" w14:textId="77777777" w:rsidR="00282A26" w:rsidRDefault="00000000">
      <w:pPr>
        <w:pStyle w:val="Bibliography"/>
      </w:pPr>
      <w:bookmarkStart w:id="386" w:name="ref-suominen2015benchmarking"/>
      <w:r>
        <w:t xml:space="preserve">Suominen, Hanna, Liyuan Zhou, Leif Hanlen, and Gabriela Ferraro. 2015. “Benchmarking Clinical Speech Recognition and Information Extraction: New Data, Methods, and Evaluations.” </w:t>
      </w:r>
      <w:r>
        <w:rPr>
          <w:i/>
          <w:iCs/>
        </w:rPr>
        <w:t>JMIR Medical Informatics</w:t>
      </w:r>
      <w:r>
        <w:t xml:space="preserve"> 3 (2): </w:t>
      </w:r>
      <w:del w:id="387" w:author="Author" w:date="2026-08-04T10:31:00Z" w16du:dateUtc="2026-08-04T00:31:00Z">
        <w:r>
          <w:delText>e4321.</w:delText>
        </w:r>
      </w:del>
      <w:ins w:id="388" w:author="Author" w:date="2026-08-04T10:31:00Z" w16du:dateUtc="2026-08-04T00:31:00Z">
        <w:r>
          <w:t xml:space="preserve">e19. </w:t>
        </w:r>
        <w:r>
          <w:fldChar w:fldCharType="begin"/>
        </w:r>
        <w:r>
          <w:instrText>HYPERLINK "https://doi.org/10.2196/medinform.4321" \h</w:instrText>
        </w:r>
        <w:r>
          <w:fldChar w:fldCharType="separate"/>
        </w:r>
        <w:r>
          <w:rPr>
            <w:rStyle w:val="Hyperlink"/>
          </w:rPr>
          <w:t>https://doi.org/10.2196/medinform.4321</w:t>
        </w:r>
        <w:r>
          <w:fldChar w:fldCharType="end"/>
        </w:r>
        <w:r>
          <w:t>.</w:t>
        </w:r>
      </w:ins>
      <w:bookmarkEnd w:id="386"/>
    </w:p>
    <w:p w14:paraId="002583A4" w14:textId="77777777" w:rsidR="00282A26" w:rsidRDefault="00000000">
      <w:pPr>
        <w:pStyle w:val="Bibliography"/>
      </w:pPr>
      <w:bookmarkStart w:id="389" w:name="X1d1634b0fcd98c37ce6ace6834fc8e61539cd40"/>
      <w:r>
        <w:t xml:space="preserve">Tobiano, Georgia, Tracey Bucknall, Ishtar Sladdin, Jennifer A. Whitty, and Wendy Chaboyer. 2018. “Patient Participation in Nursing Bedside Handover: A Systematic Mixed-Methods </w:t>
      </w:r>
      <w:r>
        <w:lastRenderedPageBreak/>
        <w:t xml:space="preserve">Review.” </w:t>
      </w:r>
      <w:r>
        <w:rPr>
          <w:i/>
          <w:iCs/>
        </w:rPr>
        <w:t>International Journal of Nursing Studies</w:t>
      </w:r>
      <w:r>
        <w:t xml:space="preserve"> 77 (January): 243–58. </w:t>
      </w:r>
      <w:hyperlink r:id="rId42">
        <w:r>
          <w:rPr>
            <w:rStyle w:val="Hyperlink"/>
          </w:rPr>
          <w:t>https://doi.org/10.1016/j.ijnurstu.2017.10.014</w:t>
        </w:r>
      </w:hyperlink>
      <w:r>
        <w:t>.</w:t>
      </w:r>
      <w:bookmarkEnd w:id="389"/>
    </w:p>
    <w:p w14:paraId="3A37DF41" w14:textId="77777777" w:rsidR="00282A26" w:rsidRDefault="00000000">
      <w:pPr>
        <w:pStyle w:val="Bibliography"/>
        <w:rPr>
          <w:ins w:id="390" w:author="Author" w:date="2026-08-04T10:31:00Z" w16du:dateUtc="2026-08-04T00:31:00Z"/>
        </w:rPr>
      </w:pPr>
      <w:bookmarkStart w:id="391" w:name="ref-who2007patient-handover"/>
      <w:ins w:id="392" w:author="Author" w:date="2026-08-04T10:31:00Z" w16du:dateUtc="2026-08-04T00:31:00Z">
        <w:r>
          <w:t xml:space="preserve">World Health Organization, The Joint Commission, and Joint Commission International. 2007. </w:t>
        </w:r>
        <w:r>
          <w:rPr>
            <w:i/>
            <w:iCs/>
          </w:rPr>
          <w:t xml:space="preserve">Communication During Patient </w:t>
        </w:r>
        <w:proofErr w:type="gramStart"/>
        <w:r>
          <w:rPr>
            <w:i/>
            <w:iCs/>
          </w:rPr>
          <w:t>Hand-Overs</w:t>
        </w:r>
        <w:proofErr w:type="gramEnd"/>
        <w:r>
          <w:t xml:space="preserve">. Patient Safety Solutions Volume 1, Solution 3. World Health Organization. </w:t>
        </w:r>
        <w:r>
          <w:fldChar w:fldCharType="begin"/>
        </w:r>
        <w:r>
          <w:instrText>HYPERLINK "https://cdn.who.int/media/docs/default-source/patient-safety/patient-safety-solutions/ps-solution3-communication-during-patient-handovers.pdf" \h</w:instrText>
        </w:r>
        <w:r>
          <w:fldChar w:fldCharType="separate"/>
        </w:r>
        <w:r>
          <w:rPr>
            <w:rStyle w:val="Hyperlink"/>
          </w:rPr>
          <w:t>https://cdn.who.int/media/docs/default-source/patient-safety/patient-safety-solutions/ps-solution3-communication-during-patient-handovers.pdf</w:t>
        </w:r>
        <w:r>
          <w:fldChar w:fldCharType="end"/>
        </w:r>
        <w:r>
          <w:t>.</w:t>
        </w:r>
        <w:bookmarkEnd w:id="391"/>
      </w:ins>
    </w:p>
    <w:p w14:paraId="67C8ACE3" w14:textId="77777777" w:rsidR="00CC598E" w:rsidRDefault="00000000">
      <w:pPr>
        <w:pStyle w:val="Bibliography"/>
        <w:rPr>
          <w:del w:id="393" w:author="Author" w:date="2026-08-04T10:31:00Z" w16du:dateUtc="2026-08-04T00:31:00Z"/>
        </w:rPr>
      </w:pPr>
      <w:bookmarkStart w:id="394" w:name="ref-yung2023handover_mnemonics"/>
      <w:ins w:id="395" w:author="Author" w:date="2026-08-04T10:31:00Z" w16du:dateUtc="2026-08-04T00:31:00Z">
        <w:r>
          <w:t>Yung, A. H. W., C.</w:t>
        </w:r>
      </w:ins>
      <w:moveToRangeStart w:id="396" w:author="Author" w:date="2026-08-04T10:31:00Z" w:name="move236731883"/>
      <w:moveTo w:id="397" w:author="Author" w:date="2026-08-04T10:31:00Z" w16du:dateUtc="2026-08-04T00:31:00Z">
        <w:r>
          <w:t xml:space="preserve"> S. </w:t>
        </w:r>
      </w:moveTo>
      <w:bookmarkStart w:id="398" w:name="ref-watson2014time_handover"/>
      <w:moveToRangeEnd w:id="396"/>
      <w:del w:id="399" w:author="Author" w:date="2026-08-04T10:31:00Z" w16du:dateUtc="2026-08-04T00:31:00Z">
        <w:r>
          <w:delText xml:space="preserve">Watson, Bernadette M., Liz Jones, and Julia Cretchley. 2014. “Time as a Key Topic in Health Professionals’ Perceptions of Clinical Handovers.” </w:delText>
        </w:r>
        <w:r>
          <w:rPr>
            <w:i/>
            <w:iCs/>
          </w:rPr>
          <w:delText>Global Qualitative Nursing Research</w:delText>
        </w:r>
        <w:r>
          <w:delText xml:space="preserve"> 1 (October): 2333393614550162. </w:delText>
        </w:r>
        <w:r>
          <w:fldChar w:fldCharType="begin"/>
        </w:r>
        <w:r>
          <w:delInstrText>HYPERLINK "https://doi.org/10.1177/2333393614550162" \h</w:delInstrText>
        </w:r>
        <w:r>
          <w:fldChar w:fldCharType="separate"/>
        </w:r>
        <w:r>
          <w:rPr>
            <w:rStyle w:val="Hyperlink"/>
          </w:rPr>
          <w:delText>https://doi.org/10.1177/2333393614550162</w:delText>
        </w:r>
        <w:r>
          <w:fldChar w:fldCharType="end"/>
        </w:r>
        <w:r>
          <w:delText>.</w:delText>
        </w:r>
        <w:bookmarkEnd w:id="398"/>
      </w:del>
    </w:p>
    <w:p w14:paraId="189D7D86" w14:textId="77777777" w:rsidR="00CC598E" w:rsidRDefault="00000000">
      <w:pPr>
        <w:rPr>
          <w:del w:id="400" w:author="Author" w:date="2026-08-04T10:31:00Z" w16du:dateUtc="2026-08-04T00:31:00Z"/>
        </w:rPr>
      </w:pPr>
      <w:del w:id="401" w:author="Author" w:date="2026-08-04T10:31:00Z" w16du:dateUtc="2026-08-04T00:31:00Z">
        <w:r>
          <w:br w:type="page"/>
        </w:r>
      </w:del>
    </w:p>
    <w:p w14:paraId="0C7C8EB2" w14:textId="77777777" w:rsidR="00282A26" w:rsidRDefault="00000000">
      <w:pPr>
        <w:pStyle w:val="Bibliography"/>
        <w:rPr>
          <w:ins w:id="402" w:author="Author" w:date="2026-08-04T10:31:00Z" w16du:dateUtc="2026-08-04T00:31:00Z"/>
        </w:rPr>
      </w:pPr>
      <w:ins w:id="403" w:author="Author" w:date="2026-08-04T10:31:00Z" w16du:dateUtc="2026-08-04T00:31:00Z">
        <w:r>
          <w:t xml:space="preserve">Pak, and B. Watson. 2023. “A Scoping Review of Clinical Handover Mnemonic Devices.” </w:t>
        </w:r>
        <w:r>
          <w:rPr>
            <w:i/>
            <w:iCs/>
          </w:rPr>
          <w:t>International Journal for Quality in Health Care</w:t>
        </w:r>
        <w:r>
          <w:t xml:space="preserve"> 35 (3): mzad065. </w:t>
        </w:r>
        <w:r>
          <w:fldChar w:fldCharType="begin"/>
        </w:r>
        <w:r>
          <w:instrText>HYPERLINK "https://doi.org/10.1093/intqhc/mzad065" \h</w:instrText>
        </w:r>
        <w:r>
          <w:fldChar w:fldCharType="separate"/>
        </w:r>
        <w:r>
          <w:rPr>
            <w:rStyle w:val="Hyperlink"/>
          </w:rPr>
          <w:t>https://doi.org/10.1093/intqhc/mzad065</w:t>
        </w:r>
        <w:r>
          <w:fldChar w:fldCharType="end"/>
        </w:r>
        <w:r>
          <w:t>.</w:t>
        </w:r>
        <w:bookmarkEnd w:id="319"/>
        <w:bookmarkEnd w:id="394"/>
      </w:ins>
    </w:p>
    <w:tbl>
      <w:tblPr>
        <w:tblStyle w:val="Table"/>
        <w:tblW w:w="5000" w:type="pct"/>
        <w:tblLayout w:type="fixed"/>
        <w:tblLook w:val="0000" w:firstRow="0" w:lastRow="0" w:firstColumn="0" w:lastColumn="0" w:noHBand="0" w:noVBand="0"/>
      </w:tblPr>
      <w:tblGrid>
        <w:gridCol w:w="9576"/>
      </w:tblGrid>
      <w:tr w:rsidR="00282A26" w14:paraId="59E51B0A" w14:textId="77777777">
        <w:tc>
          <w:tcPr>
            <w:tcW w:w="7920" w:type="dxa"/>
          </w:tcPr>
          <w:p w14:paraId="6CE53739" w14:textId="77777777" w:rsidR="00CC598E" w:rsidRDefault="00000000">
            <w:pPr>
              <w:pStyle w:val="Compact"/>
              <w:jc w:val="center"/>
              <w:rPr>
                <w:del w:id="404" w:author="Author" w:date="2026-08-04T10:31:00Z" w16du:dateUtc="2026-08-04T00:31:00Z"/>
              </w:rPr>
            </w:pPr>
            <w:bookmarkStart w:id="405" w:name="fig-results-overview"/>
            <w:del w:id="406" w:author="Author" w:date="2026-08-04T10:31:00Z" w16du:dateUtc="2026-08-04T00:31:00Z">
              <w:r>
                <w:rPr>
                  <w:noProof/>
                </w:rPr>
                <w:drawing>
                  <wp:inline distT="0" distB="0" distL="0" distR="0" wp14:anchorId="443C2DCA" wp14:editId="53B5864F">
                    <wp:extent cx="5943600" cy="2918968"/>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manuscript-assets/fig-results-overview.png"/>
                            <pic:cNvPicPr>
                              <a:picLocks noChangeAspect="1" noChangeArrowheads="1"/>
                            </pic:cNvPicPr>
                          </pic:nvPicPr>
                          <pic:blipFill>
                            <a:blip r:embed="rId43"/>
                            <a:stretch>
                              <a:fillRect/>
                            </a:stretch>
                          </pic:blipFill>
                          <pic:spPr bwMode="auto">
                            <a:xfrm>
                              <a:off x="0" y="0"/>
                              <a:ext cx="5943600" cy="2918968"/>
                            </a:xfrm>
                            <a:prstGeom prst="rect">
                              <a:avLst/>
                            </a:prstGeom>
                            <a:noFill/>
                            <a:ln w="9525">
                              <a:noFill/>
                              <a:headEnd/>
                              <a:tailEnd/>
                            </a:ln>
                          </pic:spPr>
                        </pic:pic>
                      </a:graphicData>
                    </a:graphic>
                  </wp:inline>
                </w:drawing>
              </w:r>
            </w:del>
          </w:p>
          <w:p w14:paraId="217AE881" w14:textId="77777777" w:rsidR="00282A26" w:rsidRDefault="00000000">
            <w:pPr>
              <w:pStyle w:val="Compact"/>
              <w:jc w:val="center"/>
              <w:rPr>
                <w:ins w:id="407" w:author="Author" w:date="2026-08-04T10:31:00Z" w16du:dateUtc="2026-08-04T00:31:00Z"/>
              </w:rPr>
            </w:pPr>
            <w:ins w:id="408" w:author="Author" w:date="2026-08-04T10:31:00Z" w16du:dateUtc="2026-08-04T00:31:00Z">
              <w:r>
                <w:rPr>
                  <w:noProof/>
                </w:rPr>
                <w:drawing>
                  <wp:inline distT="0" distB="0" distL="0" distR="0">
                    <wp:extent cx="5943600" cy="2918968"/>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manuscript-assets/fig-results-overview.png"/>
                            <pic:cNvPicPr>
                              <a:picLocks noChangeAspect="1" noChangeArrowheads="1"/>
                            </pic:cNvPicPr>
                          </pic:nvPicPr>
                          <pic:blipFill>
                            <a:blip r:embed="rId43"/>
                            <a:stretch>
                              <a:fillRect/>
                            </a:stretch>
                          </pic:blipFill>
                          <pic:spPr bwMode="auto">
                            <a:xfrm>
                              <a:off x="0" y="0"/>
                              <a:ext cx="5943600" cy="2918968"/>
                            </a:xfrm>
                            <a:prstGeom prst="rect">
                              <a:avLst/>
                            </a:prstGeom>
                            <a:noFill/>
                            <a:ln w="9525">
                              <a:noFill/>
                              <a:headEnd/>
                              <a:tailEnd/>
                            </a:ln>
                          </pic:spPr>
                        </pic:pic>
                      </a:graphicData>
                    </a:graphic>
                  </wp:inline>
                </w:drawing>
              </w:r>
            </w:ins>
          </w:p>
          <w:p w14:paraId="03366C4B" w14:textId="77777777" w:rsidR="00282A26" w:rsidRDefault="00000000">
            <w:pPr>
              <w:pStyle w:val="ImageCaption"/>
              <w:spacing w:before="200"/>
            </w:pPr>
            <w:r>
              <w:t xml:space="preserve">Figure 1: Within-model comparison of saved evaluation runs within manuscript scope. Horizontal bars show micro-F1 for baseline, DSPy/GEPA, and LangExtract runs for each model within each task. Missing bars indicate that a given task-model-approach combination was not </w:t>
            </w:r>
            <w:r>
              <w:lastRenderedPageBreak/>
              <w:t>evaluated or was not available as a saved run; in particular, LangExtract was not evaluated for the checklist task.</w:t>
            </w:r>
          </w:p>
        </w:tc>
        <w:bookmarkEnd w:id="405"/>
      </w:tr>
    </w:tbl>
    <w:p w14:paraId="454B2567" w14:textId="77777777" w:rsidR="00282A26" w:rsidRDefault="00000000">
      <w:r>
        <w:lastRenderedPageBreak/>
        <w:br w:type="page"/>
      </w:r>
    </w:p>
    <w:tbl>
      <w:tblPr>
        <w:tblStyle w:val="Table"/>
        <w:tblW w:w="5000" w:type="pct"/>
        <w:tblLayout w:type="fixed"/>
        <w:tblLook w:val="0000" w:firstRow="0" w:lastRow="0" w:firstColumn="0" w:lastColumn="0" w:noHBand="0" w:noVBand="0"/>
      </w:tblPr>
      <w:tblGrid>
        <w:gridCol w:w="9576"/>
      </w:tblGrid>
      <w:tr w:rsidR="00282A26" w14:paraId="257304CC" w14:textId="77777777">
        <w:tc>
          <w:tcPr>
            <w:tcW w:w="7920" w:type="dxa"/>
          </w:tcPr>
          <w:p w14:paraId="6EE6B7EF" w14:textId="77777777" w:rsidR="00282A26" w:rsidRDefault="00000000">
            <w:pPr>
              <w:pStyle w:val="ImageCaption"/>
              <w:spacing w:before="200"/>
            </w:pPr>
            <w:bookmarkStart w:id="409" w:name="tbl-checklist-items"/>
            <w:r>
              <w:lastRenderedPageBreak/>
              <w:t>Table 1: Checklist items used to operationalise identification of key concepts and entities in handover transcripts. Blank category cells indicate continuation of the preceding category.</w:t>
            </w:r>
          </w:p>
          <w:tbl>
            <w:tblPr>
              <w:tblStyle w:val="Table"/>
              <w:tblW w:w="5000" w:type="pct"/>
              <w:tblLayout w:type="fixed"/>
              <w:tblLook w:val="0020" w:firstRow="1" w:lastRow="0" w:firstColumn="0" w:lastColumn="0" w:noHBand="0" w:noVBand="0"/>
            </w:tblPr>
            <w:tblGrid>
              <w:gridCol w:w="2808"/>
              <w:gridCol w:w="6552"/>
            </w:tblGrid>
            <w:tr w:rsidR="00282A26" w14:paraId="785D9879" w14:textId="77777777" w:rsidTr="00282A26">
              <w:trPr>
                <w:cnfStyle w:val="100000000000" w:firstRow="1" w:lastRow="0" w:firstColumn="0" w:lastColumn="0" w:oddVBand="0" w:evenVBand="0" w:oddHBand="0" w:evenHBand="0" w:firstRowFirstColumn="0" w:firstRowLastColumn="0" w:lastRowFirstColumn="0" w:lastRowLastColumn="0"/>
                <w:tblHeader/>
              </w:trPr>
              <w:tc>
                <w:tcPr>
                  <w:tcW w:w="2376" w:type="dxa"/>
                </w:tcPr>
                <w:p w14:paraId="242B2BA9" w14:textId="77777777" w:rsidR="00282A26" w:rsidRDefault="00000000">
                  <w:pPr>
                    <w:pStyle w:val="Compact"/>
                  </w:pPr>
                  <w:r>
                    <w:t>Category</w:t>
                  </w:r>
                </w:p>
              </w:tc>
              <w:tc>
                <w:tcPr>
                  <w:tcW w:w="5544" w:type="dxa"/>
                </w:tcPr>
                <w:p w14:paraId="2736B229" w14:textId="77777777" w:rsidR="00282A26" w:rsidRDefault="00000000">
                  <w:pPr>
                    <w:pStyle w:val="Compact"/>
                  </w:pPr>
                  <w:r>
                    <w:t>Checklist item</w:t>
                  </w:r>
                </w:p>
              </w:tc>
            </w:tr>
            <w:tr w:rsidR="00282A26" w14:paraId="731B4B24" w14:textId="77777777" w:rsidTr="00282A26">
              <w:tc>
                <w:tcPr>
                  <w:tcW w:w="2376" w:type="dxa"/>
                </w:tcPr>
                <w:p w14:paraId="39AF4208" w14:textId="77777777" w:rsidR="00282A26" w:rsidRDefault="00000000">
                  <w:pPr>
                    <w:pStyle w:val="Compact"/>
                  </w:pPr>
                  <w:r>
                    <w:t>Patient involvement</w:t>
                  </w:r>
                </w:p>
              </w:tc>
              <w:tc>
                <w:tcPr>
                  <w:tcW w:w="5544" w:type="dxa"/>
                </w:tcPr>
                <w:p w14:paraId="1385124A" w14:textId="77777777" w:rsidR="00282A26" w:rsidRDefault="00000000">
                  <w:pPr>
                    <w:pStyle w:val="Compact"/>
                  </w:pPr>
                  <w:r>
                    <w:t>Clinician introductions</w:t>
                  </w:r>
                </w:p>
              </w:tc>
            </w:tr>
            <w:tr w:rsidR="00282A26" w14:paraId="31CA1867" w14:textId="77777777" w:rsidTr="00282A26">
              <w:tc>
                <w:tcPr>
                  <w:tcW w:w="2376" w:type="dxa"/>
                </w:tcPr>
                <w:p w14:paraId="791E8EFF" w14:textId="77777777" w:rsidR="00282A26" w:rsidRDefault="00282A26">
                  <w:pPr>
                    <w:pStyle w:val="Compact"/>
                  </w:pPr>
                </w:p>
              </w:tc>
              <w:tc>
                <w:tcPr>
                  <w:tcW w:w="5544" w:type="dxa"/>
                </w:tcPr>
                <w:p w14:paraId="2460D4A2" w14:textId="77777777" w:rsidR="00282A26" w:rsidRDefault="00000000">
                  <w:pPr>
                    <w:pStyle w:val="Compact"/>
                  </w:pPr>
                  <w:r>
                    <w:t>Introduction of clinicians to the patient or carer</w:t>
                  </w:r>
                </w:p>
              </w:tc>
            </w:tr>
            <w:tr w:rsidR="00282A26" w14:paraId="28C9D9CE" w14:textId="77777777" w:rsidTr="00282A26">
              <w:tc>
                <w:tcPr>
                  <w:tcW w:w="2376" w:type="dxa"/>
                </w:tcPr>
                <w:p w14:paraId="3117012F" w14:textId="77777777" w:rsidR="00282A26" w:rsidRDefault="00282A26">
                  <w:pPr>
                    <w:pStyle w:val="Compact"/>
                  </w:pPr>
                </w:p>
              </w:tc>
              <w:tc>
                <w:tcPr>
                  <w:tcW w:w="5544" w:type="dxa"/>
                </w:tcPr>
                <w:p w14:paraId="5A9532C7" w14:textId="77777777" w:rsidR="00282A26" w:rsidRDefault="00000000">
                  <w:pPr>
                    <w:pStyle w:val="Compact"/>
                  </w:pPr>
                  <w:r>
                    <w:t>Invitation for the patient or carer to participate in handover</w:t>
                  </w:r>
                </w:p>
              </w:tc>
            </w:tr>
            <w:tr w:rsidR="00282A26" w14:paraId="090A5434" w14:textId="77777777" w:rsidTr="00282A26">
              <w:tc>
                <w:tcPr>
                  <w:tcW w:w="2376" w:type="dxa"/>
                </w:tcPr>
                <w:p w14:paraId="62B581AF" w14:textId="77777777" w:rsidR="00282A26" w:rsidRDefault="00000000">
                  <w:pPr>
                    <w:pStyle w:val="Compact"/>
                  </w:pPr>
                  <w:r>
                    <w:t>Identification</w:t>
                  </w:r>
                </w:p>
              </w:tc>
              <w:tc>
                <w:tcPr>
                  <w:tcW w:w="5544" w:type="dxa"/>
                </w:tcPr>
                <w:p w14:paraId="683D0C36" w14:textId="77777777" w:rsidR="00282A26" w:rsidRDefault="00000000">
                  <w:pPr>
                    <w:pStyle w:val="Compact"/>
                  </w:pPr>
                  <w:r>
                    <w:t>Verification of three patient identifiers</w:t>
                  </w:r>
                </w:p>
              </w:tc>
            </w:tr>
            <w:tr w:rsidR="00282A26" w14:paraId="0C275936" w14:textId="77777777" w:rsidTr="00282A26">
              <w:tc>
                <w:tcPr>
                  <w:tcW w:w="2376" w:type="dxa"/>
                </w:tcPr>
                <w:p w14:paraId="6C4D0789" w14:textId="77777777" w:rsidR="00282A26" w:rsidRDefault="00000000">
                  <w:pPr>
                    <w:pStyle w:val="Compact"/>
                  </w:pPr>
                  <w:r>
                    <w:t>Situation</w:t>
                  </w:r>
                </w:p>
              </w:tc>
              <w:tc>
                <w:tcPr>
                  <w:tcW w:w="5544" w:type="dxa"/>
                </w:tcPr>
                <w:p w14:paraId="6226F8E5" w14:textId="77777777" w:rsidR="00282A26" w:rsidRDefault="00000000">
                  <w:pPr>
                    <w:pStyle w:val="Compact"/>
                  </w:pPr>
                  <w:r>
                    <w:t>Primary diagnosis or reason for admission</w:t>
                  </w:r>
                </w:p>
              </w:tc>
            </w:tr>
            <w:tr w:rsidR="00282A26" w14:paraId="2F2486C7" w14:textId="77777777" w:rsidTr="00282A26">
              <w:tc>
                <w:tcPr>
                  <w:tcW w:w="2376" w:type="dxa"/>
                </w:tcPr>
                <w:p w14:paraId="5C96354C" w14:textId="77777777" w:rsidR="00282A26" w:rsidRDefault="00282A26">
                  <w:pPr>
                    <w:pStyle w:val="Compact"/>
                  </w:pPr>
                </w:p>
              </w:tc>
              <w:tc>
                <w:tcPr>
                  <w:tcW w:w="5544" w:type="dxa"/>
                </w:tcPr>
                <w:p w14:paraId="098785CC" w14:textId="77777777" w:rsidR="00282A26" w:rsidRDefault="00000000">
                  <w:pPr>
                    <w:pStyle w:val="Compact"/>
                  </w:pPr>
                  <w:r>
                    <w:t>Significant events or complications</w:t>
                  </w:r>
                </w:p>
              </w:tc>
            </w:tr>
            <w:tr w:rsidR="00282A26" w14:paraId="454541BF" w14:textId="77777777" w:rsidTr="00282A26">
              <w:tc>
                <w:tcPr>
                  <w:tcW w:w="2376" w:type="dxa"/>
                </w:tcPr>
                <w:p w14:paraId="27534574" w14:textId="77777777" w:rsidR="00282A26" w:rsidRDefault="00282A26">
                  <w:pPr>
                    <w:pStyle w:val="Compact"/>
                  </w:pPr>
                </w:p>
              </w:tc>
              <w:tc>
                <w:tcPr>
                  <w:tcW w:w="5544" w:type="dxa"/>
                </w:tcPr>
                <w:p w14:paraId="409C3FB8" w14:textId="77777777" w:rsidR="00282A26" w:rsidRDefault="00000000">
                  <w:pPr>
                    <w:pStyle w:val="Compact"/>
                  </w:pPr>
                  <w:r>
                    <w:t>Current status, including pending tests/procedures and interim plans/orders</w:t>
                  </w:r>
                </w:p>
              </w:tc>
            </w:tr>
            <w:tr w:rsidR="00282A26" w14:paraId="52933C4E" w14:textId="77777777" w:rsidTr="00282A26">
              <w:tc>
                <w:tcPr>
                  <w:tcW w:w="2376" w:type="dxa"/>
                </w:tcPr>
                <w:p w14:paraId="0CF8164E" w14:textId="77777777" w:rsidR="00282A26" w:rsidRDefault="00000000">
                  <w:pPr>
                    <w:pStyle w:val="Compact"/>
                  </w:pPr>
                  <w:r>
                    <w:t>Background</w:t>
                  </w:r>
                </w:p>
              </w:tc>
              <w:tc>
                <w:tcPr>
                  <w:tcW w:w="5544" w:type="dxa"/>
                </w:tcPr>
                <w:p w14:paraId="247C609D" w14:textId="77777777" w:rsidR="00282A26" w:rsidRDefault="00000000">
                  <w:pPr>
                    <w:pStyle w:val="Compact"/>
                  </w:pPr>
                  <w:r>
                    <w:t>Relevant clinical and social history, including comorbidities</w:t>
                  </w:r>
                </w:p>
              </w:tc>
            </w:tr>
            <w:tr w:rsidR="00282A26" w14:paraId="2D2D639C" w14:textId="77777777" w:rsidTr="00282A26">
              <w:tc>
                <w:tcPr>
                  <w:tcW w:w="2376" w:type="dxa"/>
                </w:tcPr>
                <w:p w14:paraId="757D4AEF" w14:textId="77777777" w:rsidR="00282A26" w:rsidRDefault="00282A26">
                  <w:pPr>
                    <w:pStyle w:val="Compact"/>
                  </w:pPr>
                </w:p>
              </w:tc>
              <w:tc>
                <w:tcPr>
                  <w:tcW w:w="5544" w:type="dxa"/>
                </w:tcPr>
                <w:p w14:paraId="62B0A16B" w14:textId="77777777" w:rsidR="00282A26" w:rsidRDefault="00000000">
                  <w:pPr>
                    <w:pStyle w:val="Compact"/>
                  </w:pPr>
                  <w:r>
                    <w:t>Falls risk</w:t>
                  </w:r>
                </w:p>
              </w:tc>
            </w:tr>
            <w:tr w:rsidR="00282A26" w14:paraId="415894B3" w14:textId="77777777" w:rsidTr="00282A26">
              <w:tc>
                <w:tcPr>
                  <w:tcW w:w="2376" w:type="dxa"/>
                </w:tcPr>
                <w:p w14:paraId="41531410" w14:textId="77777777" w:rsidR="00282A26" w:rsidRDefault="00282A26">
                  <w:pPr>
                    <w:pStyle w:val="Compact"/>
                  </w:pPr>
                </w:p>
              </w:tc>
              <w:tc>
                <w:tcPr>
                  <w:tcW w:w="5544" w:type="dxa"/>
                </w:tcPr>
                <w:p w14:paraId="2B359317" w14:textId="77777777" w:rsidR="00282A26" w:rsidRDefault="00000000">
                  <w:pPr>
                    <w:pStyle w:val="Compact"/>
                  </w:pPr>
                  <w:r>
                    <w:t>Pressure injury risk</w:t>
                  </w:r>
                </w:p>
              </w:tc>
            </w:tr>
            <w:tr w:rsidR="00282A26" w14:paraId="34CA490D" w14:textId="77777777" w:rsidTr="00282A26">
              <w:tc>
                <w:tcPr>
                  <w:tcW w:w="2376" w:type="dxa"/>
                </w:tcPr>
                <w:p w14:paraId="7E4D6B78" w14:textId="77777777" w:rsidR="00282A26" w:rsidRDefault="00282A26">
                  <w:pPr>
                    <w:pStyle w:val="Compact"/>
                  </w:pPr>
                </w:p>
              </w:tc>
              <w:tc>
                <w:tcPr>
                  <w:tcW w:w="5544" w:type="dxa"/>
                </w:tcPr>
                <w:p w14:paraId="7B20CFA1" w14:textId="77777777" w:rsidR="00282A26" w:rsidRDefault="00000000">
                  <w:pPr>
                    <w:pStyle w:val="Compact"/>
                  </w:pPr>
                  <w:r>
                    <w:t>Allergies</w:t>
                  </w:r>
                </w:p>
              </w:tc>
            </w:tr>
            <w:tr w:rsidR="00282A26" w14:paraId="50581328" w14:textId="77777777" w:rsidTr="00282A26">
              <w:tc>
                <w:tcPr>
                  <w:tcW w:w="2376" w:type="dxa"/>
                </w:tcPr>
                <w:p w14:paraId="4F615169" w14:textId="77777777" w:rsidR="00282A26" w:rsidRDefault="00282A26">
                  <w:pPr>
                    <w:pStyle w:val="Compact"/>
                  </w:pPr>
                </w:p>
              </w:tc>
              <w:tc>
                <w:tcPr>
                  <w:tcW w:w="5544" w:type="dxa"/>
                </w:tcPr>
                <w:p w14:paraId="637D133E" w14:textId="77777777" w:rsidR="00282A26" w:rsidRDefault="00000000">
                  <w:pPr>
                    <w:pStyle w:val="Compact"/>
                  </w:pPr>
                  <w:r>
                    <w:t>Advance care planning</w:t>
                  </w:r>
                </w:p>
              </w:tc>
            </w:tr>
            <w:tr w:rsidR="00282A26" w14:paraId="416DB181" w14:textId="77777777" w:rsidTr="00282A26">
              <w:tc>
                <w:tcPr>
                  <w:tcW w:w="2376" w:type="dxa"/>
                </w:tcPr>
                <w:p w14:paraId="5DE3B301" w14:textId="77777777" w:rsidR="00282A26" w:rsidRDefault="00000000">
                  <w:pPr>
                    <w:pStyle w:val="Compact"/>
                  </w:pPr>
                  <w:r>
                    <w:t>Assessment</w:t>
                  </w:r>
                </w:p>
              </w:tc>
              <w:tc>
                <w:tcPr>
                  <w:tcW w:w="5544" w:type="dxa"/>
                </w:tcPr>
                <w:p w14:paraId="03572687" w14:textId="77777777" w:rsidR="00282A26" w:rsidRDefault="00000000">
                  <w:pPr>
                    <w:pStyle w:val="Compact"/>
                  </w:pPr>
                  <w:r>
                    <w:t>Observations, deterioration score, and recent escalations</w:t>
                  </w:r>
                </w:p>
              </w:tc>
            </w:tr>
            <w:tr w:rsidR="00282A26" w14:paraId="1166C465" w14:textId="77777777" w:rsidTr="00282A26">
              <w:tc>
                <w:tcPr>
                  <w:tcW w:w="2376" w:type="dxa"/>
                </w:tcPr>
                <w:p w14:paraId="283F7F00" w14:textId="77777777" w:rsidR="00282A26" w:rsidRDefault="00282A26">
                  <w:pPr>
                    <w:pStyle w:val="Compact"/>
                  </w:pPr>
                </w:p>
              </w:tc>
              <w:tc>
                <w:tcPr>
                  <w:tcW w:w="5544" w:type="dxa"/>
                </w:tcPr>
                <w:p w14:paraId="26F7F460" w14:textId="77777777" w:rsidR="00282A26" w:rsidRDefault="00000000">
                  <w:pPr>
                    <w:pStyle w:val="Compact"/>
                  </w:pPr>
                  <w:r>
                    <w:t>Pain management</w:t>
                  </w:r>
                </w:p>
              </w:tc>
            </w:tr>
            <w:tr w:rsidR="00282A26" w14:paraId="78E52A87" w14:textId="77777777" w:rsidTr="00282A26">
              <w:tc>
                <w:tcPr>
                  <w:tcW w:w="2376" w:type="dxa"/>
                </w:tcPr>
                <w:p w14:paraId="2E890F0A" w14:textId="77777777" w:rsidR="00282A26" w:rsidRDefault="00282A26">
                  <w:pPr>
                    <w:pStyle w:val="Compact"/>
                  </w:pPr>
                </w:p>
              </w:tc>
              <w:tc>
                <w:tcPr>
                  <w:tcW w:w="5544" w:type="dxa"/>
                </w:tcPr>
                <w:p w14:paraId="5B12BCE3" w14:textId="77777777" w:rsidR="00282A26" w:rsidRDefault="00000000">
                  <w:pPr>
                    <w:pStyle w:val="Compact"/>
                  </w:pPr>
                  <w:r>
                    <w:t>Devices, lines, and vascular access</w:t>
                  </w:r>
                </w:p>
              </w:tc>
            </w:tr>
            <w:tr w:rsidR="00282A26" w14:paraId="4BE5CF9A" w14:textId="77777777" w:rsidTr="00282A26">
              <w:tc>
                <w:tcPr>
                  <w:tcW w:w="2376" w:type="dxa"/>
                </w:tcPr>
                <w:p w14:paraId="0A9D63A0" w14:textId="77777777" w:rsidR="00282A26" w:rsidRDefault="00282A26">
                  <w:pPr>
                    <w:pStyle w:val="Compact"/>
                  </w:pPr>
                </w:p>
              </w:tc>
              <w:tc>
                <w:tcPr>
                  <w:tcW w:w="5544" w:type="dxa"/>
                </w:tcPr>
                <w:p w14:paraId="530397DD" w14:textId="77777777" w:rsidR="00282A26" w:rsidRDefault="00000000">
                  <w:pPr>
                    <w:pStyle w:val="Compact"/>
                  </w:pPr>
                  <w:r>
                    <w:t>Critical monitoring and alarms</w:t>
                  </w:r>
                </w:p>
              </w:tc>
            </w:tr>
            <w:tr w:rsidR="00282A26" w14:paraId="46F8A1B2" w14:textId="77777777" w:rsidTr="00282A26">
              <w:tc>
                <w:tcPr>
                  <w:tcW w:w="2376" w:type="dxa"/>
                </w:tcPr>
                <w:p w14:paraId="4A5A2A60" w14:textId="77777777" w:rsidR="00282A26" w:rsidRDefault="00282A26">
                  <w:pPr>
                    <w:pStyle w:val="Compact"/>
                  </w:pPr>
                </w:p>
              </w:tc>
              <w:tc>
                <w:tcPr>
                  <w:tcW w:w="5544" w:type="dxa"/>
                </w:tcPr>
                <w:p w14:paraId="00188024" w14:textId="77777777" w:rsidR="00282A26" w:rsidRDefault="00000000">
                  <w:pPr>
                    <w:pStyle w:val="Compact"/>
                  </w:pPr>
                  <w:r>
                    <w:t>Nutrition and dietary restrictions</w:t>
                  </w:r>
                </w:p>
              </w:tc>
            </w:tr>
            <w:tr w:rsidR="00282A26" w14:paraId="69AA8792" w14:textId="77777777" w:rsidTr="00282A26">
              <w:tc>
                <w:tcPr>
                  <w:tcW w:w="2376" w:type="dxa"/>
                </w:tcPr>
                <w:p w14:paraId="4B60017B" w14:textId="77777777" w:rsidR="00282A26" w:rsidRDefault="00282A26">
                  <w:pPr>
                    <w:pStyle w:val="Compact"/>
                  </w:pPr>
                </w:p>
              </w:tc>
              <w:tc>
                <w:tcPr>
                  <w:tcW w:w="5544" w:type="dxa"/>
                </w:tcPr>
                <w:p w14:paraId="3D25AEAA" w14:textId="77777777" w:rsidR="00282A26" w:rsidRDefault="00000000">
                  <w:pPr>
                    <w:pStyle w:val="Compact"/>
                  </w:pPr>
                  <w:r>
                    <w:t>Fluid balance and fluid restrictions</w:t>
                  </w:r>
                </w:p>
              </w:tc>
            </w:tr>
            <w:tr w:rsidR="00282A26" w14:paraId="5E0FFE1D" w14:textId="77777777" w:rsidTr="00282A26">
              <w:tc>
                <w:tcPr>
                  <w:tcW w:w="2376" w:type="dxa"/>
                </w:tcPr>
                <w:p w14:paraId="4E1FE7BF" w14:textId="77777777" w:rsidR="00282A26" w:rsidRDefault="00282A26">
                  <w:pPr>
                    <w:pStyle w:val="Compact"/>
                  </w:pPr>
                </w:p>
              </w:tc>
              <w:tc>
                <w:tcPr>
                  <w:tcW w:w="5544" w:type="dxa"/>
                </w:tcPr>
                <w:p w14:paraId="390A5FF5" w14:textId="77777777" w:rsidR="00282A26" w:rsidRDefault="00000000">
                  <w:pPr>
                    <w:pStyle w:val="Compact"/>
                  </w:pPr>
                  <w:r>
                    <w:t>Infusions</w:t>
                  </w:r>
                </w:p>
              </w:tc>
            </w:tr>
            <w:tr w:rsidR="00282A26" w14:paraId="7A938403" w14:textId="77777777" w:rsidTr="00282A26">
              <w:tc>
                <w:tcPr>
                  <w:tcW w:w="2376" w:type="dxa"/>
                </w:tcPr>
                <w:p w14:paraId="26947CA6" w14:textId="77777777" w:rsidR="00282A26" w:rsidRDefault="00282A26">
                  <w:pPr>
                    <w:pStyle w:val="Compact"/>
                  </w:pPr>
                </w:p>
              </w:tc>
              <w:tc>
                <w:tcPr>
                  <w:tcW w:w="5544" w:type="dxa"/>
                </w:tcPr>
                <w:p w14:paraId="297EA52D" w14:textId="77777777" w:rsidR="00282A26" w:rsidRDefault="00000000">
                  <w:pPr>
                    <w:pStyle w:val="Compact"/>
                  </w:pPr>
                  <w:r>
                    <w:t>Medication chart review, including high-risk medicines</w:t>
                  </w:r>
                </w:p>
              </w:tc>
            </w:tr>
            <w:tr w:rsidR="00282A26" w14:paraId="6D3DAB6A" w14:textId="77777777" w:rsidTr="00282A26">
              <w:tc>
                <w:tcPr>
                  <w:tcW w:w="2376" w:type="dxa"/>
                </w:tcPr>
                <w:p w14:paraId="083C7109" w14:textId="77777777" w:rsidR="00282A26" w:rsidRDefault="00282A26">
                  <w:pPr>
                    <w:pStyle w:val="Compact"/>
                  </w:pPr>
                </w:p>
              </w:tc>
              <w:tc>
                <w:tcPr>
                  <w:tcW w:w="5544" w:type="dxa"/>
                </w:tcPr>
                <w:p w14:paraId="11C9292F" w14:textId="77777777" w:rsidR="00282A26" w:rsidRDefault="00000000">
                  <w:pPr>
                    <w:pStyle w:val="Compact"/>
                  </w:pPr>
                  <w:r>
                    <w:t>Pathology results or pending investigations</w:t>
                  </w:r>
                </w:p>
              </w:tc>
            </w:tr>
            <w:tr w:rsidR="00282A26" w14:paraId="63AE5A97" w14:textId="77777777" w:rsidTr="00282A26">
              <w:tc>
                <w:tcPr>
                  <w:tcW w:w="2376" w:type="dxa"/>
                </w:tcPr>
                <w:p w14:paraId="71E5FC50" w14:textId="77777777" w:rsidR="00282A26" w:rsidRDefault="00282A26">
                  <w:pPr>
                    <w:pStyle w:val="Compact"/>
                  </w:pPr>
                </w:p>
              </w:tc>
              <w:tc>
                <w:tcPr>
                  <w:tcW w:w="5544" w:type="dxa"/>
                </w:tcPr>
                <w:p w14:paraId="1F0D7E2E" w14:textId="77777777" w:rsidR="00282A26" w:rsidRDefault="00000000">
                  <w:pPr>
                    <w:pStyle w:val="Compact"/>
                  </w:pPr>
                  <w:r>
                    <w:t>Mobility and use of aids</w:t>
                  </w:r>
                </w:p>
              </w:tc>
            </w:tr>
            <w:tr w:rsidR="00282A26" w14:paraId="456B88CE" w14:textId="77777777" w:rsidTr="00282A26">
              <w:tc>
                <w:tcPr>
                  <w:tcW w:w="2376" w:type="dxa"/>
                </w:tcPr>
                <w:p w14:paraId="32D62F51" w14:textId="77777777" w:rsidR="00282A26" w:rsidRDefault="00282A26">
                  <w:pPr>
                    <w:pStyle w:val="Compact"/>
                  </w:pPr>
                </w:p>
              </w:tc>
              <w:tc>
                <w:tcPr>
                  <w:tcW w:w="5544" w:type="dxa"/>
                </w:tcPr>
                <w:p w14:paraId="5DE215CF" w14:textId="77777777" w:rsidR="00282A26" w:rsidRDefault="00000000">
                  <w:pPr>
                    <w:pStyle w:val="Compact"/>
                  </w:pPr>
                  <w:r>
                    <w:t>Skin integrity and related interventions</w:t>
                  </w:r>
                </w:p>
              </w:tc>
            </w:tr>
            <w:tr w:rsidR="00282A26" w14:paraId="2F6D3385" w14:textId="77777777" w:rsidTr="00282A26">
              <w:tc>
                <w:tcPr>
                  <w:tcW w:w="2376" w:type="dxa"/>
                </w:tcPr>
                <w:p w14:paraId="496C222C" w14:textId="77777777" w:rsidR="00282A26" w:rsidRDefault="00000000">
                  <w:pPr>
                    <w:pStyle w:val="Compact"/>
                  </w:pPr>
                  <w:r>
                    <w:t>Recommendation</w:t>
                  </w:r>
                </w:p>
              </w:tc>
              <w:tc>
                <w:tcPr>
                  <w:tcW w:w="5544" w:type="dxa"/>
                </w:tcPr>
                <w:p w14:paraId="5467DBEF" w14:textId="77777777" w:rsidR="00282A26" w:rsidRDefault="00000000">
                  <w:pPr>
                    <w:pStyle w:val="Compact"/>
                  </w:pPr>
                  <w:r>
                    <w:t>Discharge plan</w:t>
                  </w:r>
                </w:p>
              </w:tc>
            </w:tr>
            <w:tr w:rsidR="00282A26" w14:paraId="09087B4C" w14:textId="77777777" w:rsidTr="00282A26">
              <w:tc>
                <w:tcPr>
                  <w:tcW w:w="2376" w:type="dxa"/>
                </w:tcPr>
                <w:p w14:paraId="0B5E4B0A" w14:textId="77777777" w:rsidR="00282A26" w:rsidRDefault="00282A26">
                  <w:pPr>
                    <w:pStyle w:val="Compact"/>
                  </w:pPr>
                </w:p>
              </w:tc>
              <w:tc>
                <w:tcPr>
                  <w:tcW w:w="5544" w:type="dxa"/>
                </w:tcPr>
                <w:p w14:paraId="3B716A51" w14:textId="77777777" w:rsidR="00282A26" w:rsidRDefault="00000000">
                  <w:pPr>
                    <w:pStyle w:val="Compact"/>
                  </w:pPr>
                  <w:r>
                    <w:t>Critical actions required</w:t>
                  </w:r>
                </w:p>
              </w:tc>
            </w:tr>
            <w:tr w:rsidR="00282A26" w14:paraId="0D043D2F" w14:textId="77777777" w:rsidTr="00282A26">
              <w:tc>
                <w:tcPr>
                  <w:tcW w:w="2376" w:type="dxa"/>
                </w:tcPr>
                <w:p w14:paraId="256ECC3B" w14:textId="77777777" w:rsidR="00282A26" w:rsidRDefault="00282A26">
                  <w:pPr>
                    <w:pStyle w:val="Compact"/>
                  </w:pPr>
                </w:p>
              </w:tc>
              <w:tc>
                <w:tcPr>
                  <w:tcW w:w="5544" w:type="dxa"/>
                </w:tcPr>
                <w:p w14:paraId="269DC110" w14:textId="77777777" w:rsidR="00282A26" w:rsidRDefault="00000000">
                  <w:pPr>
                    <w:pStyle w:val="Compact"/>
                  </w:pPr>
                  <w:r>
                    <w:t>Follow-up care plan or pathway actions</w:t>
                  </w:r>
                </w:p>
              </w:tc>
            </w:tr>
            <w:tr w:rsidR="00282A26" w14:paraId="4816EDC6" w14:textId="77777777" w:rsidTr="00282A26">
              <w:tc>
                <w:tcPr>
                  <w:tcW w:w="2376" w:type="dxa"/>
                </w:tcPr>
                <w:p w14:paraId="76ABFAA7" w14:textId="77777777" w:rsidR="00282A26" w:rsidRDefault="00282A26">
                  <w:pPr>
                    <w:pStyle w:val="Compact"/>
                  </w:pPr>
                </w:p>
              </w:tc>
              <w:tc>
                <w:tcPr>
                  <w:tcW w:w="5544" w:type="dxa"/>
                </w:tcPr>
                <w:p w14:paraId="3EBBDCEB" w14:textId="77777777" w:rsidR="00282A26" w:rsidRDefault="00000000">
                  <w:pPr>
                    <w:pStyle w:val="Compact"/>
                  </w:pPr>
                  <w:r>
                    <w:t>Patient or carer goals and preferences</w:t>
                  </w:r>
                </w:p>
              </w:tc>
            </w:tr>
            <w:bookmarkEnd w:id="409"/>
          </w:tbl>
          <w:p w14:paraId="32ACACEE" w14:textId="77777777" w:rsidR="00282A26" w:rsidRDefault="00282A26"/>
        </w:tc>
      </w:tr>
    </w:tbl>
    <w:p w14:paraId="488BD3E2" w14:textId="77777777" w:rsidR="00282A26" w:rsidRDefault="00000000">
      <w:r>
        <w:br w:type="page"/>
      </w:r>
    </w:p>
    <w:tbl>
      <w:tblPr>
        <w:tblStyle w:val="Table"/>
        <w:tblW w:w="5000" w:type="pct"/>
        <w:tblLayout w:type="fixed"/>
        <w:tblLook w:val="0000" w:firstRow="0" w:lastRow="0" w:firstColumn="0" w:lastColumn="0" w:noHBand="0" w:noVBand="0"/>
      </w:tblPr>
      <w:tblGrid>
        <w:gridCol w:w="9576"/>
      </w:tblGrid>
      <w:tr w:rsidR="00282A26" w14:paraId="35C0A94A" w14:textId="77777777">
        <w:tc>
          <w:tcPr>
            <w:tcW w:w="7920" w:type="dxa"/>
          </w:tcPr>
          <w:p w14:paraId="374C73C6" w14:textId="77777777" w:rsidR="00282A26" w:rsidRDefault="00000000">
            <w:pPr>
              <w:pStyle w:val="ImageCaption"/>
              <w:spacing w:before="200"/>
            </w:pPr>
            <w:bookmarkStart w:id="410" w:name="tbl-uncertainty-items"/>
            <w:r>
              <w:lastRenderedPageBreak/>
              <w:t>Table 2: Uncertainty categories used to support annotator identification of uncertainty-related spans in handover transcripts.</w:t>
            </w:r>
          </w:p>
          <w:tbl>
            <w:tblPr>
              <w:tblStyle w:val="Table"/>
              <w:tblW w:w="5000" w:type="pct"/>
              <w:tblLayout w:type="fixed"/>
              <w:tblLook w:val="0020" w:firstRow="1" w:lastRow="0" w:firstColumn="0" w:lastColumn="0" w:noHBand="0" w:noVBand="0"/>
            </w:tblPr>
            <w:tblGrid>
              <w:gridCol w:w="2059"/>
              <w:gridCol w:w="4025"/>
              <w:gridCol w:w="3276"/>
            </w:tblGrid>
            <w:tr w:rsidR="00282A26" w14:paraId="212AA909" w14:textId="77777777" w:rsidTr="00282A26">
              <w:trPr>
                <w:cnfStyle w:val="100000000000" w:firstRow="1" w:lastRow="0" w:firstColumn="0" w:lastColumn="0" w:oddVBand="0" w:evenVBand="0" w:oddHBand="0" w:evenHBand="0" w:firstRowFirstColumn="0" w:firstRowLastColumn="0" w:lastRowFirstColumn="0" w:lastRowLastColumn="0"/>
                <w:tblHeader/>
              </w:trPr>
              <w:tc>
                <w:tcPr>
                  <w:tcW w:w="1742" w:type="dxa"/>
                </w:tcPr>
                <w:p w14:paraId="0B023146" w14:textId="77777777" w:rsidR="00282A26" w:rsidRDefault="00000000">
                  <w:pPr>
                    <w:pStyle w:val="Compact"/>
                  </w:pPr>
                  <w:r>
                    <w:t>Category</w:t>
                  </w:r>
                </w:p>
              </w:tc>
              <w:tc>
                <w:tcPr>
                  <w:tcW w:w="3405" w:type="dxa"/>
                </w:tcPr>
                <w:p w14:paraId="6E2902B3" w14:textId="77777777" w:rsidR="00282A26" w:rsidRDefault="00000000">
                  <w:pPr>
                    <w:pStyle w:val="Compact"/>
                  </w:pPr>
                  <w:r>
                    <w:t>Definition / when to use</w:t>
                  </w:r>
                </w:p>
              </w:tc>
              <w:tc>
                <w:tcPr>
                  <w:tcW w:w="2772" w:type="dxa"/>
                </w:tcPr>
                <w:p w14:paraId="365976AD" w14:textId="77777777" w:rsidR="00282A26" w:rsidRDefault="00000000">
                  <w:pPr>
                    <w:pStyle w:val="Compact"/>
                  </w:pPr>
                  <w:r>
                    <w:t>Example from handover speech</w:t>
                  </w:r>
                </w:p>
              </w:tc>
            </w:tr>
            <w:tr w:rsidR="00282A26" w14:paraId="4ADB3DA8" w14:textId="77777777" w:rsidTr="00282A26">
              <w:tc>
                <w:tcPr>
                  <w:tcW w:w="1742" w:type="dxa"/>
                </w:tcPr>
                <w:p w14:paraId="7CA37E1B" w14:textId="77777777" w:rsidR="00282A26" w:rsidRDefault="00000000">
                  <w:pPr>
                    <w:pStyle w:val="Compact"/>
                  </w:pPr>
                  <w:r>
                    <w:t>Hedge / Probability Language</w:t>
                  </w:r>
                </w:p>
              </w:tc>
              <w:tc>
                <w:tcPr>
                  <w:tcW w:w="3405" w:type="dxa"/>
                </w:tcPr>
                <w:p w14:paraId="2729C8B9" w14:textId="77777777" w:rsidR="00282A26" w:rsidRDefault="00000000">
                  <w:pPr>
                    <w:pStyle w:val="Compact"/>
                  </w:pPr>
                  <w:r>
                    <w:t>The speaker indicates partial confidence or doubt about information.</w:t>
                  </w:r>
                </w:p>
              </w:tc>
              <w:tc>
                <w:tcPr>
                  <w:tcW w:w="2772" w:type="dxa"/>
                </w:tcPr>
                <w:p w14:paraId="09061EE0" w14:textId="77777777" w:rsidR="00282A26" w:rsidRDefault="00000000">
                  <w:pPr>
                    <w:pStyle w:val="Compact"/>
                  </w:pPr>
                  <w:r>
                    <w:t>“I think ENT reviewed him</w:t>
                  </w:r>
                  <w:del w:id="411" w:author="Author" w:date="2026-08-04T10:31:00Z" w16du:dateUtc="2026-08-04T00:31:00Z">
                    <w:r>
                      <w:delText>.”“</w:delText>
                    </w:r>
                  </w:del>
                  <w:ins w:id="412" w:author="Author" w:date="2026-08-04T10:31:00Z" w16du:dateUtc="2026-08-04T00:31:00Z">
                    <w:r>
                      <w:t>”; “</w:t>
                    </w:r>
                  </w:ins>
                  <w:r>
                    <w:t>He should be going to theatre soon.”</w:t>
                  </w:r>
                </w:p>
              </w:tc>
            </w:tr>
            <w:tr w:rsidR="00282A26" w14:paraId="23732A4B" w14:textId="77777777" w:rsidTr="00282A26">
              <w:tc>
                <w:tcPr>
                  <w:tcW w:w="1742" w:type="dxa"/>
                </w:tcPr>
                <w:p w14:paraId="57D93E68" w14:textId="77777777" w:rsidR="00282A26" w:rsidRDefault="00000000">
                  <w:pPr>
                    <w:pStyle w:val="Compact"/>
                  </w:pPr>
                  <w:r>
                    <w:t>Vague / Qualitative Expression</w:t>
                  </w:r>
                </w:p>
              </w:tc>
              <w:tc>
                <w:tcPr>
                  <w:tcW w:w="3405" w:type="dxa"/>
                </w:tcPr>
                <w:p w14:paraId="443BF698" w14:textId="77777777" w:rsidR="00282A26" w:rsidRDefault="00000000">
                  <w:pPr>
                    <w:pStyle w:val="Compact"/>
                  </w:pPr>
                  <w:r>
                    <w:t>Information is described using imprecise or subjective language.</w:t>
                  </w:r>
                </w:p>
              </w:tc>
              <w:tc>
                <w:tcPr>
                  <w:tcW w:w="2772" w:type="dxa"/>
                </w:tcPr>
                <w:p w14:paraId="4B7004C0" w14:textId="77777777" w:rsidR="00282A26" w:rsidRDefault="00000000">
                  <w:pPr>
                    <w:pStyle w:val="Compact"/>
                  </w:pPr>
                  <w:r>
                    <w:t>“He looks fine now</w:t>
                  </w:r>
                  <w:del w:id="413" w:author="Author" w:date="2026-08-04T10:31:00Z" w16du:dateUtc="2026-08-04T00:31:00Z">
                    <w:r>
                      <w:delText>.”“</w:delText>
                    </w:r>
                  </w:del>
                  <w:ins w:id="414" w:author="Author" w:date="2026-08-04T10:31:00Z" w16du:dateUtc="2026-08-04T00:31:00Z">
                    <w:r>
                      <w:t>”; “</w:t>
                    </w:r>
                  </w:ins>
                  <w:r>
                    <w:t>Seems okay.”</w:t>
                  </w:r>
                </w:p>
              </w:tc>
            </w:tr>
            <w:tr w:rsidR="00282A26" w14:paraId="1CE7F6C9" w14:textId="77777777" w:rsidTr="00282A26">
              <w:tc>
                <w:tcPr>
                  <w:tcW w:w="1742" w:type="dxa"/>
                </w:tcPr>
                <w:p w14:paraId="142A5258" w14:textId="77777777" w:rsidR="00282A26" w:rsidRDefault="00000000">
                  <w:pPr>
                    <w:pStyle w:val="Compact"/>
                  </w:pPr>
                  <w:r>
                    <w:t>Unknown Fact / Explicit Lack of Knowledge</w:t>
                  </w:r>
                </w:p>
              </w:tc>
              <w:tc>
                <w:tcPr>
                  <w:tcW w:w="3405" w:type="dxa"/>
                </w:tcPr>
                <w:p w14:paraId="36A5BE4E" w14:textId="77777777" w:rsidR="00282A26" w:rsidRDefault="00000000">
                  <w:pPr>
                    <w:pStyle w:val="Compact"/>
                  </w:pPr>
                  <w:r>
                    <w:t>The speaker openly states missing knowledge or incomplete data.</w:t>
                  </w:r>
                </w:p>
              </w:tc>
              <w:tc>
                <w:tcPr>
                  <w:tcW w:w="2772" w:type="dxa"/>
                </w:tcPr>
                <w:p w14:paraId="0F8282FE" w14:textId="77777777" w:rsidR="00282A26" w:rsidRDefault="00000000">
                  <w:pPr>
                    <w:pStyle w:val="Compact"/>
                  </w:pPr>
                  <w:r>
                    <w:t>“Not sure if consent’s been signed</w:t>
                  </w:r>
                  <w:del w:id="415" w:author="Author" w:date="2026-08-04T10:31:00Z" w16du:dateUtc="2026-08-04T00:31:00Z">
                    <w:r>
                      <w:delText>.”“</w:delText>
                    </w:r>
                  </w:del>
                  <w:ins w:id="416" w:author="Author" w:date="2026-08-04T10:31:00Z" w16du:dateUtc="2026-08-04T00:31:00Z">
                    <w:r>
                      <w:t>”; “</w:t>
                    </w:r>
                  </w:ins>
                  <w:r>
                    <w:t>I don’t know his allergies.”</w:t>
                  </w:r>
                </w:p>
              </w:tc>
            </w:tr>
            <w:tr w:rsidR="00282A26" w14:paraId="40647B22" w14:textId="77777777" w:rsidTr="00282A26">
              <w:tc>
                <w:tcPr>
                  <w:tcW w:w="1742" w:type="dxa"/>
                </w:tcPr>
                <w:p w14:paraId="09F32C74" w14:textId="77777777" w:rsidR="00282A26" w:rsidRDefault="00000000">
                  <w:pPr>
                    <w:pStyle w:val="Compact"/>
                  </w:pPr>
                  <w:r>
                    <w:t>Indefinite Timing</w:t>
                  </w:r>
                </w:p>
              </w:tc>
              <w:tc>
                <w:tcPr>
                  <w:tcW w:w="3405" w:type="dxa"/>
                </w:tcPr>
                <w:p w14:paraId="50FD10CB" w14:textId="77777777" w:rsidR="00282A26" w:rsidRDefault="00000000">
                  <w:pPr>
                    <w:pStyle w:val="Compact"/>
                  </w:pPr>
                  <w:r>
                    <w:t>Timing or schedule for an event is vague or lacks precision.</w:t>
                  </w:r>
                </w:p>
              </w:tc>
              <w:tc>
                <w:tcPr>
                  <w:tcW w:w="2772" w:type="dxa"/>
                </w:tcPr>
                <w:p w14:paraId="177A0D7F" w14:textId="77777777" w:rsidR="00282A26" w:rsidRDefault="00000000">
                  <w:pPr>
                    <w:pStyle w:val="Compact"/>
                  </w:pPr>
                  <w:r>
                    <w:t>“Later today</w:t>
                  </w:r>
                  <w:del w:id="417" w:author="Author" w:date="2026-08-04T10:31:00Z" w16du:dateUtc="2026-08-04T00:31:00Z">
                    <w:r>
                      <w:delText>.”“</w:delText>
                    </w:r>
                  </w:del>
                  <w:ins w:id="418" w:author="Author" w:date="2026-08-04T10:31:00Z" w16du:dateUtc="2026-08-04T00:31:00Z">
                    <w:r>
                      <w:t>”; “</w:t>
                    </w:r>
                  </w:ins>
                  <w:r>
                    <w:t>After the round.”</w:t>
                  </w:r>
                </w:p>
              </w:tc>
            </w:tr>
            <w:tr w:rsidR="00282A26" w14:paraId="780BDEF9" w14:textId="77777777" w:rsidTr="00282A26">
              <w:tc>
                <w:tcPr>
                  <w:tcW w:w="1742" w:type="dxa"/>
                </w:tcPr>
                <w:p w14:paraId="69D49174" w14:textId="77777777" w:rsidR="00282A26" w:rsidRDefault="00000000">
                  <w:pPr>
                    <w:pStyle w:val="Compact"/>
                  </w:pPr>
                  <w:r>
                    <w:t>Source Uncertainty</w:t>
                  </w:r>
                </w:p>
              </w:tc>
              <w:tc>
                <w:tcPr>
                  <w:tcW w:w="3405" w:type="dxa"/>
                </w:tcPr>
                <w:p w14:paraId="1ADD01A2" w14:textId="77777777" w:rsidR="00282A26" w:rsidRDefault="00000000">
                  <w:pPr>
                    <w:pStyle w:val="Compact"/>
                  </w:pPr>
                  <w:r>
                    <w:t>Information relies on a second-hand or unverifiable source.</w:t>
                  </w:r>
                </w:p>
              </w:tc>
              <w:tc>
                <w:tcPr>
                  <w:tcW w:w="2772" w:type="dxa"/>
                </w:tcPr>
                <w:p w14:paraId="2B946C4F" w14:textId="77777777" w:rsidR="00282A26" w:rsidRDefault="00000000">
                  <w:pPr>
                    <w:pStyle w:val="Compact"/>
                  </w:pPr>
                  <w:r>
                    <w:t>“ENT said he’s on the list</w:t>
                  </w:r>
                  <w:del w:id="419" w:author="Author" w:date="2026-08-04T10:31:00Z" w16du:dateUtc="2026-08-04T00:31:00Z">
                    <w:r>
                      <w:delText>.”“</w:delText>
                    </w:r>
                  </w:del>
                  <w:ins w:id="420" w:author="Author" w:date="2026-08-04T10:31:00Z" w16du:dateUtc="2026-08-04T00:31:00Z">
                    <w:r>
                      <w:t>”; “</w:t>
                    </w:r>
                  </w:ins>
                  <w:r>
                    <w:t>Night nurse told me.”</w:t>
                  </w:r>
                </w:p>
              </w:tc>
            </w:tr>
            <w:tr w:rsidR="00282A26" w14:paraId="730CF555" w14:textId="77777777" w:rsidTr="00282A26">
              <w:tc>
                <w:tcPr>
                  <w:tcW w:w="1742" w:type="dxa"/>
                </w:tcPr>
                <w:p w14:paraId="7A75F336" w14:textId="77777777" w:rsidR="00282A26" w:rsidRDefault="00000000">
                  <w:pPr>
                    <w:pStyle w:val="Compact"/>
                  </w:pPr>
                  <w:r>
                    <w:t>Procedural Uncertainty</w:t>
                  </w:r>
                </w:p>
              </w:tc>
              <w:tc>
                <w:tcPr>
                  <w:tcW w:w="3405" w:type="dxa"/>
                </w:tcPr>
                <w:p w14:paraId="1A004918" w14:textId="77777777" w:rsidR="00282A26" w:rsidRDefault="00000000">
                  <w:pPr>
                    <w:pStyle w:val="Compact"/>
                  </w:pPr>
                  <w:r>
                    <w:t>The next step in care is unclear or the plan is not explicitly stated.</w:t>
                  </w:r>
                </w:p>
              </w:tc>
              <w:tc>
                <w:tcPr>
                  <w:tcW w:w="2772" w:type="dxa"/>
                </w:tcPr>
                <w:p w14:paraId="1800D58B" w14:textId="77777777" w:rsidR="00282A26" w:rsidRDefault="00000000">
                  <w:pPr>
                    <w:pStyle w:val="Compact"/>
                  </w:pPr>
                  <w:r>
                    <w:t>“You might want to check his IV.”</w:t>
                  </w:r>
                </w:p>
              </w:tc>
            </w:tr>
            <w:tr w:rsidR="00282A26" w14:paraId="672BEAC2" w14:textId="77777777" w:rsidTr="00282A26">
              <w:tc>
                <w:tcPr>
                  <w:tcW w:w="1742" w:type="dxa"/>
                </w:tcPr>
                <w:p w14:paraId="532CB4CA" w14:textId="77777777" w:rsidR="00282A26" w:rsidRDefault="00000000">
                  <w:pPr>
                    <w:pStyle w:val="Compact"/>
                  </w:pPr>
                  <w:r>
                    <w:t>Responsibility Uncertainty</w:t>
                  </w:r>
                </w:p>
              </w:tc>
              <w:tc>
                <w:tcPr>
                  <w:tcW w:w="3405" w:type="dxa"/>
                </w:tcPr>
                <w:p w14:paraId="75208D69" w14:textId="77777777" w:rsidR="00282A26" w:rsidRDefault="00000000">
                  <w:pPr>
                    <w:pStyle w:val="Compact"/>
                  </w:pPr>
                  <w:r>
                    <w:t>A required task or follow-up is mentioned, but it is unclear who is responsible for performing it.</w:t>
                  </w:r>
                </w:p>
              </w:tc>
              <w:tc>
                <w:tcPr>
                  <w:tcW w:w="2772" w:type="dxa"/>
                </w:tcPr>
                <w:p w14:paraId="7CDDE1CA" w14:textId="77777777" w:rsidR="00282A26" w:rsidRDefault="00000000">
                  <w:pPr>
                    <w:pStyle w:val="Compact"/>
                  </w:pPr>
                  <w:r>
                    <w:t>“Bloods to be checked later</w:t>
                  </w:r>
                  <w:del w:id="421" w:author="Author" w:date="2026-08-04T10:31:00Z" w16du:dateUtc="2026-08-04T00:31:00Z">
                    <w:r>
                      <w:delText>.”“</w:delText>
                    </w:r>
                  </w:del>
                  <w:ins w:id="422" w:author="Author" w:date="2026-08-04T10:31:00Z" w16du:dateUtc="2026-08-04T00:31:00Z">
                    <w:r>
                      <w:t>”; “</w:t>
                    </w:r>
                  </w:ins>
                  <w:r>
                    <w:t>Needs review this afternoon.”</w:t>
                  </w:r>
                </w:p>
              </w:tc>
            </w:tr>
            <w:bookmarkEnd w:id="410"/>
          </w:tbl>
          <w:p w14:paraId="1AD9EF5E" w14:textId="77777777" w:rsidR="00282A26" w:rsidRDefault="00282A26"/>
        </w:tc>
      </w:tr>
    </w:tbl>
    <w:p w14:paraId="3B2B41F1" w14:textId="77777777" w:rsidR="00282A26" w:rsidRDefault="00282A26">
      <w:pPr>
        <w:sectPr w:rsidR="00282A26">
          <w:pgSz w:w="12240" w:h="15840"/>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
      <w:tblGrid>
        <w:gridCol w:w="14174"/>
      </w:tblGrid>
      <w:tr w:rsidR="00282A26" w14:paraId="2A8E0A32" w14:textId="77777777">
        <w:tc>
          <w:tcPr>
            <w:tcW w:w="7920" w:type="dxa"/>
          </w:tcPr>
          <w:p w14:paraId="058D8E06" w14:textId="77777777" w:rsidR="00282A26" w:rsidRDefault="00000000">
            <w:pPr>
              <w:pStyle w:val="ImageCaption"/>
              <w:spacing w:before="200"/>
            </w:pPr>
            <w:bookmarkStart w:id="423" w:name="tbl-sbar-optimized"/>
            <w:r>
              <w:lastRenderedPageBreak/>
              <w:t>Table 3: Per-label SBAR metrics for the best-performing GPT-5.2 DSPy/GEPA model</w:t>
            </w:r>
          </w:p>
          <w:tbl>
            <w:tblPr>
              <w:tblStyle w:val="Table"/>
              <w:tblW w:w="5000" w:type="pct"/>
              <w:tblLayout w:type="fixed"/>
              <w:tblLook w:val="0020" w:firstRow="1" w:lastRow="0" w:firstColumn="0" w:lastColumn="0" w:noHBand="0" w:noVBand="0"/>
            </w:tblPr>
            <w:tblGrid>
              <w:gridCol w:w="2513"/>
              <w:gridCol w:w="1116"/>
              <w:gridCol w:w="1815"/>
              <w:gridCol w:w="1954"/>
              <w:gridCol w:w="1954"/>
              <w:gridCol w:w="2093"/>
              <w:gridCol w:w="2513"/>
            </w:tblGrid>
            <w:tr w:rsidR="00282A26" w14:paraId="7D352A7F" w14:textId="77777777" w:rsidTr="00282A26">
              <w:trPr>
                <w:cnfStyle w:val="100000000000" w:firstRow="1" w:lastRow="0" w:firstColumn="0" w:lastColumn="0" w:oddVBand="0" w:evenVBand="0" w:oddHBand="0" w:evenHBand="0" w:firstRowFirstColumn="0" w:firstRowLastColumn="0" w:lastRowFirstColumn="0" w:lastRowLastColumn="0"/>
                <w:tblHeader/>
              </w:trPr>
              <w:tc>
                <w:tcPr>
                  <w:tcW w:w="1425" w:type="dxa"/>
                </w:tcPr>
                <w:p w14:paraId="228E3CFF" w14:textId="77777777" w:rsidR="00282A26" w:rsidRDefault="00000000">
                  <w:pPr>
                    <w:pStyle w:val="Compact"/>
                  </w:pPr>
                  <w:r>
                    <w:t>Label</w:t>
                  </w:r>
                </w:p>
              </w:tc>
              <w:tc>
                <w:tcPr>
                  <w:tcW w:w="633" w:type="dxa"/>
                </w:tcPr>
                <w:p w14:paraId="45C6BAAF" w14:textId="77777777" w:rsidR="00282A26" w:rsidRDefault="00000000">
                  <w:pPr>
                    <w:pStyle w:val="Compact"/>
                    <w:jc w:val="right"/>
                  </w:pPr>
                  <w:r>
                    <w:t>Gold</w:t>
                  </w:r>
                </w:p>
              </w:tc>
              <w:tc>
                <w:tcPr>
                  <w:tcW w:w="1029" w:type="dxa"/>
                </w:tcPr>
                <w:p w14:paraId="73F4A051" w14:textId="77777777" w:rsidR="00282A26" w:rsidRDefault="00000000">
                  <w:pPr>
                    <w:pStyle w:val="Compact"/>
                    <w:jc w:val="right"/>
                  </w:pPr>
                  <w:r>
                    <w:t>Predicted spans</w:t>
                  </w:r>
                </w:p>
              </w:tc>
              <w:tc>
                <w:tcPr>
                  <w:tcW w:w="1108" w:type="dxa"/>
                </w:tcPr>
                <w:p w14:paraId="0AB72DFA" w14:textId="77777777" w:rsidR="00282A26" w:rsidRDefault="00000000">
                  <w:pPr>
                    <w:pStyle w:val="Compact"/>
                    <w:jc w:val="right"/>
                  </w:pPr>
                  <w:r>
                    <w:t>Recall</w:t>
                  </w:r>
                </w:p>
              </w:tc>
              <w:tc>
                <w:tcPr>
                  <w:tcW w:w="1108" w:type="dxa"/>
                </w:tcPr>
                <w:p w14:paraId="306B8E89" w14:textId="77777777" w:rsidR="00282A26" w:rsidRDefault="00000000">
                  <w:pPr>
                    <w:pStyle w:val="Compact"/>
                    <w:jc w:val="right"/>
                  </w:pPr>
                  <w:r>
                    <w:t>Precision</w:t>
                  </w:r>
                </w:p>
              </w:tc>
              <w:tc>
                <w:tcPr>
                  <w:tcW w:w="1187" w:type="dxa"/>
                </w:tcPr>
                <w:p w14:paraId="2947F8E2" w14:textId="77777777" w:rsidR="00282A26" w:rsidRDefault="00000000">
                  <w:pPr>
                    <w:pStyle w:val="Compact"/>
                    <w:jc w:val="right"/>
                  </w:pPr>
                  <w:r>
                    <w:t>Mean IoU</w:t>
                  </w:r>
                </w:p>
              </w:tc>
              <w:tc>
                <w:tcPr>
                  <w:tcW w:w="1425" w:type="dxa"/>
                </w:tcPr>
                <w:p w14:paraId="4923CB25" w14:textId="77777777" w:rsidR="00282A26" w:rsidRDefault="00000000">
                  <w:pPr>
                    <w:pStyle w:val="Compact"/>
                    <w:jc w:val="right"/>
                  </w:pPr>
                  <w:r>
                    <w:t>F1</w:t>
                  </w:r>
                </w:p>
              </w:tc>
            </w:tr>
            <w:tr w:rsidR="00282A26" w14:paraId="01B4D9FE" w14:textId="77777777" w:rsidTr="00282A26">
              <w:tc>
                <w:tcPr>
                  <w:tcW w:w="1425" w:type="dxa"/>
                </w:tcPr>
                <w:p w14:paraId="7BAC4517" w14:textId="77777777" w:rsidR="00282A26" w:rsidRDefault="00000000">
                  <w:pPr>
                    <w:pStyle w:val="Compact"/>
                  </w:pPr>
                  <w:r>
                    <w:t>ASSESSMENT</w:t>
                  </w:r>
                </w:p>
              </w:tc>
              <w:tc>
                <w:tcPr>
                  <w:tcW w:w="633" w:type="dxa"/>
                </w:tcPr>
                <w:p w14:paraId="1AE38668" w14:textId="77777777" w:rsidR="00282A26" w:rsidRDefault="00000000">
                  <w:pPr>
                    <w:pStyle w:val="Compact"/>
                    <w:jc w:val="right"/>
                  </w:pPr>
                  <w:r>
                    <w:t>194</w:t>
                  </w:r>
                </w:p>
              </w:tc>
              <w:tc>
                <w:tcPr>
                  <w:tcW w:w="1029" w:type="dxa"/>
                </w:tcPr>
                <w:p w14:paraId="25A811C9" w14:textId="77777777" w:rsidR="00282A26" w:rsidRDefault="00000000">
                  <w:pPr>
                    <w:pStyle w:val="Compact"/>
                    <w:jc w:val="right"/>
                  </w:pPr>
                  <w:r>
                    <w:t>192</w:t>
                  </w:r>
                </w:p>
              </w:tc>
              <w:tc>
                <w:tcPr>
                  <w:tcW w:w="1108" w:type="dxa"/>
                </w:tcPr>
                <w:p w14:paraId="3BBF02DE" w14:textId="77777777" w:rsidR="00282A26" w:rsidRDefault="00000000">
                  <w:pPr>
                    <w:pStyle w:val="Compact"/>
                    <w:jc w:val="right"/>
                  </w:pPr>
                  <w:r>
                    <w:t>0.77 (0.72-0.82)</w:t>
                  </w:r>
                </w:p>
              </w:tc>
              <w:tc>
                <w:tcPr>
                  <w:tcW w:w="1108" w:type="dxa"/>
                </w:tcPr>
                <w:p w14:paraId="29DDD6FE" w14:textId="77777777" w:rsidR="00282A26" w:rsidRDefault="00000000">
                  <w:pPr>
                    <w:pStyle w:val="Compact"/>
                    <w:jc w:val="right"/>
                  </w:pPr>
                  <w:r>
                    <w:t>0.78 (0.72-0.83)</w:t>
                  </w:r>
                </w:p>
              </w:tc>
              <w:tc>
                <w:tcPr>
                  <w:tcW w:w="1187" w:type="dxa"/>
                </w:tcPr>
                <w:p w14:paraId="3E8D87AB" w14:textId="77777777" w:rsidR="00282A26" w:rsidRDefault="00000000">
                  <w:pPr>
                    <w:pStyle w:val="Compact"/>
                    <w:jc w:val="right"/>
                  </w:pPr>
                  <w:r>
                    <w:t>0.77 (0.72-0.81)</w:t>
                  </w:r>
                </w:p>
              </w:tc>
              <w:tc>
                <w:tcPr>
                  <w:tcW w:w="1425" w:type="dxa"/>
                </w:tcPr>
                <w:p w14:paraId="569A8A34" w14:textId="77777777" w:rsidR="00282A26" w:rsidRDefault="00000000">
                  <w:pPr>
                    <w:pStyle w:val="Compact"/>
                    <w:jc w:val="right"/>
                  </w:pPr>
                  <w:r>
                    <w:t>0.77 (0.73-0.81)</w:t>
                  </w:r>
                </w:p>
              </w:tc>
            </w:tr>
            <w:tr w:rsidR="00282A26" w14:paraId="0F9DC6A1" w14:textId="77777777" w:rsidTr="00282A26">
              <w:tc>
                <w:tcPr>
                  <w:tcW w:w="1425" w:type="dxa"/>
                </w:tcPr>
                <w:p w14:paraId="121B845F" w14:textId="77777777" w:rsidR="00282A26" w:rsidRDefault="00000000">
                  <w:pPr>
                    <w:pStyle w:val="Compact"/>
                  </w:pPr>
                  <w:r>
                    <w:t>BACKGROUND</w:t>
                  </w:r>
                </w:p>
              </w:tc>
              <w:tc>
                <w:tcPr>
                  <w:tcW w:w="633" w:type="dxa"/>
                </w:tcPr>
                <w:p w14:paraId="44B1F29A" w14:textId="77777777" w:rsidR="00282A26" w:rsidRDefault="00000000">
                  <w:pPr>
                    <w:pStyle w:val="Compact"/>
                    <w:jc w:val="right"/>
                  </w:pPr>
                  <w:r>
                    <w:t>47</w:t>
                  </w:r>
                </w:p>
              </w:tc>
              <w:tc>
                <w:tcPr>
                  <w:tcW w:w="1029" w:type="dxa"/>
                </w:tcPr>
                <w:p w14:paraId="79B4D05D" w14:textId="77777777" w:rsidR="00282A26" w:rsidRDefault="00000000">
                  <w:pPr>
                    <w:pStyle w:val="Compact"/>
                    <w:jc w:val="right"/>
                  </w:pPr>
                  <w:r>
                    <w:t>50</w:t>
                  </w:r>
                </w:p>
              </w:tc>
              <w:tc>
                <w:tcPr>
                  <w:tcW w:w="1108" w:type="dxa"/>
                </w:tcPr>
                <w:p w14:paraId="28AA787F" w14:textId="77777777" w:rsidR="00282A26" w:rsidRDefault="00000000">
                  <w:pPr>
                    <w:pStyle w:val="Compact"/>
                    <w:jc w:val="right"/>
                  </w:pPr>
                  <w:r>
                    <w:t>0.72 (0.61-0.84)</w:t>
                  </w:r>
                </w:p>
              </w:tc>
              <w:tc>
                <w:tcPr>
                  <w:tcW w:w="1108" w:type="dxa"/>
                </w:tcPr>
                <w:p w14:paraId="2EDD6B97" w14:textId="77777777" w:rsidR="00282A26" w:rsidRDefault="00000000">
                  <w:pPr>
                    <w:pStyle w:val="Compact"/>
                    <w:jc w:val="right"/>
                  </w:pPr>
                  <w:r>
                    <w:t>0.68 (0.57-0.79)</w:t>
                  </w:r>
                </w:p>
              </w:tc>
              <w:tc>
                <w:tcPr>
                  <w:tcW w:w="1187" w:type="dxa"/>
                </w:tcPr>
                <w:p w14:paraId="7F755652" w14:textId="77777777" w:rsidR="00282A26" w:rsidRDefault="00000000">
                  <w:pPr>
                    <w:pStyle w:val="Compact"/>
                    <w:jc w:val="right"/>
                  </w:pPr>
                  <w:r>
                    <w:t>0.66 (0.56-0.75)</w:t>
                  </w:r>
                </w:p>
              </w:tc>
              <w:tc>
                <w:tcPr>
                  <w:tcW w:w="1425" w:type="dxa"/>
                </w:tcPr>
                <w:p w14:paraId="537D7928" w14:textId="77777777" w:rsidR="00282A26" w:rsidRDefault="00000000">
                  <w:pPr>
                    <w:pStyle w:val="Compact"/>
                    <w:jc w:val="right"/>
                  </w:pPr>
                  <w:r>
                    <w:t>0.70 (0.60-0.80)</w:t>
                  </w:r>
                </w:p>
              </w:tc>
            </w:tr>
            <w:tr w:rsidR="00282A26" w14:paraId="3F3B9B92" w14:textId="77777777" w:rsidTr="00282A26">
              <w:tc>
                <w:tcPr>
                  <w:tcW w:w="1425" w:type="dxa"/>
                </w:tcPr>
                <w:p w14:paraId="32D9D2D3" w14:textId="77777777" w:rsidR="00282A26" w:rsidRDefault="00000000">
                  <w:pPr>
                    <w:pStyle w:val="Compact"/>
                  </w:pPr>
                  <w:r>
                    <w:t>RECOMMENDATION</w:t>
                  </w:r>
                </w:p>
              </w:tc>
              <w:tc>
                <w:tcPr>
                  <w:tcW w:w="633" w:type="dxa"/>
                </w:tcPr>
                <w:p w14:paraId="6979B54D" w14:textId="77777777" w:rsidR="00282A26" w:rsidRDefault="00000000">
                  <w:pPr>
                    <w:pStyle w:val="Compact"/>
                    <w:jc w:val="right"/>
                  </w:pPr>
                  <w:r>
                    <w:t>113</w:t>
                  </w:r>
                </w:p>
              </w:tc>
              <w:tc>
                <w:tcPr>
                  <w:tcW w:w="1029" w:type="dxa"/>
                </w:tcPr>
                <w:p w14:paraId="7D2D4434" w14:textId="77777777" w:rsidR="00282A26" w:rsidRDefault="00000000">
                  <w:pPr>
                    <w:pStyle w:val="Compact"/>
                    <w:jc w:val="right"/>
                  </w:pPr>
                  <w:r>
                    <w:t>124</w:t>
                  </w:r>
                </w:p>
              </w:tc>
              <w:tc>
                <w:tcPr>
                  <w:tcW w:w="1108" w:type="dxa"/>
                </w:tcPr>
                <w:p w14:paraId="4C9E7B0C" w14:textId="77777777" w:rsidR="00282A26" w:rsidRDefault="00000000">
                  <w:pPr>
                    <w:pStyle w:val="Compact"/>
                    <w:jc w:val="right"/>
                  </w:pPr>
                  <w:r>
                    <w:t>0.76 (0.69-0.84)</w:t>
                  </w:r>
                </w:p>
              </w:tc>
              <w:tc>
                <w:tcPr>
                  <w:tcW w:w="1108" w:type="dxa"/>
                </w:tcPr>
                <w:p w14:paraId="76E35472" w14:textId="77777777" w:rsidR="00282A26" w:rsidRDefault="00000000">
                  <w:pPr>
                    <w:pStyle w:val="Compact"/>
                    <w:jc w:val="right"/>
                  </w:pPr>
                  <w:r>
                    <w:t>0.69 (0.62-0.78)</w:t>
                  </w:r>
                </w:p>
              </w:tc>
              <w:tc>
                <w:tcPr>
                  <w:tcW w:w="1187" w:type="dxa"/>
                </w:tcPr>
                <w:p w14:paraId="0A2B987F" w14:textId="77777777" w:rsidR="00282A26" w:rsidRDefault="00000000">
                  <w:pPr>
                    <w:pStyle w:val="Compact"/>
                    <w:jc w:val="right"/>
                  </w:pPr>
                  <w:r>
                    <w:t>0.78 (0.73-0.83)</w:t>
                  </w:r>
                </w:p>
              </w:tc>
              <w:tc>
                <w:tcPr>
                  <w:tcW w:w="1425" w:type="dxa"/>
                </w:tcPr>
                <w:p w14:paraId="4585F603" w14:textId="77777777" w:rsidR="00282A26" w:rsidRDefault="00000000">
                  <w:pPr>
                    <w:pStyle w:val="Compact"/>
                    <w:jc w:val="right"/>
                  </w:pPr>
                  <w:r>
                    <w:t>0.73 (0.67-0.78)</w:t>
                  </w:r>
                </w:p>
              </w:tc>
            </w:tr>
            <w:tr w:rsidR="00282A26" w14:paraId="47240F8D" w14:textId="77777777" w:rsidTr="00282A26">
              <w:tc>
                <w:tcPr>
                  <w:tcW w:w="1425" w:type="dxa"/>
                </w:tcPr>
                <w:p w14:paraId="6CCBF8A4" w14:textId="77777777" w:rsidR="00282A26" w:rsidRDefault="00000000">
                  <w:pPr>
                    <w:pStyle w:val="Compact"/>
                  </w:pPr>
                  <w:r>
                    <w:t>SITUATION</w:t>
                  </w:r>
                </w:p>
              </w:tc>
              <w:tc>
                <w:tcPr>
                  <w:tcW w:w="633" w:type="dxa"/>
                </w:tcPr>
                <w:p w14:paraId="680EAC27" w14:textId="77777777" w:rsidR="00282A26" w:rsidRDefault="00000000">
                  <w:pPr>
                    <w:pStyle w:val="Compact"/>
                    <w:jc w:val="right"/>
                  </w:pPr>
                  <w:r>
                    <w:t>73</w:t>
                  </w:r>
                </w:p>
              </w:tc>
              <w:tc>
                <w:tcPr>
                  <w:tcW w:w="1029" w:type="dxa"/>
                </w:tcPr>
                <w:p w14:paraId="15EF48AF" w14:textId="77777777" w:rsidR="00282A26" w:rsidRDefault="00000000">
                  <w:pPr>
                    <w:pStyle w:val="Compact"/>
                    <w:jc w:val="right"/>
                  </w:pPr>
                  <w:r>
                    <w:t>52</w:t>
                  </w:r>
                </w:p>
              </w:tc>
              <w:tc>
                <w:tcPr>
                  <w:tcW w:w="1108" w:type="dxa"/>
                </w:tcPr>
                <w:p w14:paraId="17C4265C" w14:textId="77777777" w:rsidR="00282A26" w:rsidRDefault="00000000">
                  <w:pPr>
                    <w:pStyle w:val="Compact"/>
                    <w:jc w:val="right"/>
                  </w:pPr>
                  <w:r>
                    <w:t>0.68 (0.57-0.81)</w:t>
                  </w:r>
                </w:p>
              </w:tc>
              <w:tc>
                <w:tcPr>
                  <w:tcW w:w="1108" w:type="dxa"/>
                </w:tcPr>
                <w:p w14:paraId="5B006785" w14:textId="77777777" w:rsidR="00282A26" w:rsidRDefault="00000000">
                  <w:pPr>
                    <w:pStyle w:val="Compact"/>
                    <w:jc w:val="right"/>
                  </w:pPr>
                  <w:r>
                    <w:t>0.96 (0.88-1.00)</w:t>
                  </w:r>
                </w:p>
              </w:tc>
              <w:tc>
                <w:tcPr>
                  <w:tcW w:w="1187" w:type="dxa"/>
                </w:tcPr>
                <w:p w14:paraId="399039D3" w14:textId="77777777" w:rsidR="00282A26" w:rsidRDefault="00000000">
                  <w:pPr>
                    <w:pStyle w:val="Compact"/>
                    <w:jc w:val="right"/>
                  </w:pPr>
                  <w:r>
                    <w:t>0.82 (0.75-0.88)</w:t>
                  </w:r>
                </w:p>
              </w:tc>
              <w:tc>
                <w:tcPr>
                  <w:tcW w:w="1425" w:type="dxa"/>
                </w:tcPr>
                <w:p w14:paraId="6D072BB1" w14:textId="77777777" w:rsidR="00282A26" w:rsidRDefault="00000000">
                  <w:pPr>
                    <w:pStyle w:val="Compact"/>
                    <w:jc w:val="right"/>
                  </w:pPr>
                  <w:r>
                    <w:t>0.80 (0.72-0.89)</w:t>
                  </w:r>
                </w:p>
              </w:tc>
            </w:tr>
            <w:bookmarkEnd w:id="423"/>
          </w:tbl>
          <w:p w14:paraId="4D755D6D" w14:textId="77777777" w:rsidR="00282A26" w:rsidRDefault="00282A26"/>
        </w:tc>
      </w:tr>
    </w:tbl>
    <w:p w14:paraId="2629F3B6" w14:textId="77777777" w:rsidR="00282A26" w:rsidRDefault="00000000">
      <w:pPr>
        <w:pStyle w:val="BodyText"/>
      </w:pPr>
      <w:r>
        <w:rPr>
          <w:i/>
          <w:iCs/>
        </w:rPr>
        <w:t>Legend:</w:t>
      </w:r>
      <w:r>
        <w:t xml:space="preserve"> Gold = reference spans; predicted spans = model-generated spans mapped back to the transcript; IoU = intersection over union for matched span boundaries; F1 = harmonic mean of precision and recall.</w:t>
      </w:r>
    </w:p>
    <w:p w14:paraId="327754E6" w14:textId="77777777" w:rsidR="00282A26" w:rsidRDefault="00000000">
      <w:r>
        <w:br w:type="page"/>
      </w:r>
    </w:p>
    <w:tbl>
      <w:tblPr>
        <w:tblStyle w:val="Table"/>
        <w:tblW w:w="5000" w:type="pct"/>
        <w:tblLayout w:type="fixed"/>
        <w:tblLook w:val="0000" w:firstRow="0" w:lastRow="0" w:firstColumn="0" w:lastColumn="0" w:noHBand="0" w:noVBand="0"/>
      </w:tblPr>
      <w:tblGrid>
        <w:gridCol w:w="14174"/>
      </w:tblGrid>
      <w:tr w:rsidR="00282A26" w14:paraId="51AF2101" w14:textId="77777777">
        <w:tc>
          <w:tcPr>
            <w:tcW w:w="7920" w:type="dxa"/>
          </w:tcPr>
          <w:p w14:paraId="2700D5D8" w14:textId="77777777" w:rsidR="00282A26" w:rsidRDefault="00000000">
            <w:pPr>
              <w:pStyle w:val="ImageCaption"/>
              <w:spacing w:before="200"/>
            </w:pPr>
            <w:bookmarkStart w:id="424" w:name="tbl-checklist-grouped"/>
            <w:r>
              <w:lastRenderedPageBreak/>
              <w:t>Table 4: Grouped per-label checklist performance for the best-performing GPT-5.2 DSPy/GEPA model</w:t>
            </w:r>
          </w:p>
          <w:tbl>
            <w:tblPr>
              <w:tblStyle w:val="Table"/>
              <w:tblW w:w="5000" w:type="pct"/>
              <w:tblLayout w:type="fixed"/>
              <w:tblLook w:val="0020" w:firstRow="1" w:lastRow="0" w:firstColumn="0" w:lastColumn="0" w:noHBand="0" w:noVBand="0"/>
            </w:tblPr>
            <w:tblGrid>
              <w:gridCol w:w="6142"/>
              <w:gridCol w:w="1954"/>
              <w:gridCol w:w="1954"/>
              <w:gridCol w:w="1954"/>
              <w:gridCol w:w="1954"/>
            </w:tblGrid>
            <w:tr w:rsidR="00282A26" w14:paraId="64424FE8" w14:textId="77777777" w:rsidTr="00282A26">
              <w:trPr>
                <w:cnfStyle w:val="100000000000" w:firstRow="1" w:lastRow="0" w:firstColumn="0" w:lastColumn="0" w:oddVBand="0" w:evenVBand="0" w:oddHBand="0" w:evenHBand="0" w:firstRowFirstColumn="0" w:firstRowLastColumn="0" w:lastRowFirstColumn="0" w:lastRowLastColumn="0"/>
                <w:tblHeader/>
              </w:trPr>
              <w:tc>
                <w:tcPr>
                  <w:tcW w:w="3483" w:type="dxa"/>
                </w:tcPr>
                <w:p w14:paraId="66189496" w14:textId="77777777" w:rsidR="00282A26" w:rsidRDefault="00000000">
                  <w:pPr>
                    <w:pStyle w:val="Compact"/>
                  </w:pPr>
                  <w:r>
                    <w:t>Checklist item</w:t>
                  </w:r>
                </w:p>
              </w:tc>
              <w:tc>
                <w:tcPr>
                  <w:tcW w:w="1108" w:type="dxa"/>
                </w:tcPr>
                <w:p w14:paraId="58092584" w14:textId="77777777" w:rsidR="00282A26" w:rsidRDefault="00000000">
                  <w:pPr>
                    <w:pStyle w:val="Compact"/>
                    <w:jc w:val="right"/>
                  </w:pPr>
                  <w:r>
                    <w:t>Accuracy</w:t>
                  </w:r>
                </w:p>
              </w:tc>
              <w:tc>
                <w:tcPr>
                  <w:tcW w:w="1108" w:type="dxa"/>
                </w:tcPr>
                <w:p w14:paraId="71F12FC9" w14:textId="77777777" w:rsidR="00282A26" w:rsidRDefault="00000000">
                  <w:pPr>
                    <w:pStyle w:val="Compact"/>
                    <w:jc w:val="right"/>
                  </w:pPr>
                  <w:r>
                    <w:t>Precision</w:t>
                  </w:r>
                </w:p>
              </w:tc>
              <w:tc>
                <w:tcPr>
                  <w:tcW w:w="1108" w:type="dxa"/>
                </w:tcPr>
                <w:p w14:paraId="4CC3355E" w14:textId="77777777" w:rsidR="00282A26" w:rsidRDefault="00000000">
                  <w:pPr>
                    <w:pStyle w:val="Compact"/>
                    <w:jc w:val="right"/>
                  </w:pPr>
                  <w:r>
                    <w:t>Recall</w:t>
                  </w:r>
                </w:p>
              </w:tc>
              <w:tc>
                <w:tcPr>
                  <w:tcW w:w="1108" w:type="dxa"/>
                </w:tcPr>
                <w:p w14:paraId="77E34105" w14:textId="77777777" w:rsidR="00282A26" w:rsidRDefault="00000000">
                  <w:pPr>
                    <w:pStyle w:val="Compact"/>
                    <w:jc w:val="right"/>
                  </w:pPr>
                  <w:r>
                    <w:t>F1</w:t>
                  </w:r>
                </w:p>
              </w:tc>
            </w:tr>
            <w:tr w:rsidR="00282A26" w14:paraId="0E4BD2B5" w14:textId="77777777" w:rsidTr="00282A26">
              <w:tc>
                <w:tcPr>
                  <w:tcW w:w="3483" w:type="dxa"/>
                </w:tcPr>
                <w:p w14:paraId="5F00511E" w14:textId="77777777" w:rsidR="00282A26" w:rsidRDefault="00000000">
                  <w:pPr>
                    <w:pStyle w:val="Compact"/>
                  </w:pPr>
                  <w:r>
                    <w:rPr>
                      <w:b/>
                      <w:bCs/>
                    </w:rPr>
                    <w:t>Identification</w:t>
                  </w:r>
                </w:p>
              </w:tc>
              <w:tc>
                <w:tcPr>
                  <w:tcW w:w="1108" w:type="dxa"/>
                </w:tcPr>
                <w:p w14:paraId="2A34E3EF" w14:textId="77777777" w:rsidR="00282A26" w:rsidRDefault="00282A26">
                  <w:pPr>
                    <w:pStyle w:val="Compact"/>
                    <w:jc w:val="right"/>
                  </w:pPr>
                </w:p>
              </w:tc>
              <w:tc>
                <w:tcPr>
                  <w:tcW w:w="1108" w:type="dxa"/>
                </w:tcPr>
                <w:p w14:paraId="4A192137" w14:textId="77777777" w:rsidR="00282A26" w:rsidRDefault="00282A26">
                  <w:pPr>
                    <w:pStyle w:val="Compact"/>
                    <w:jc w:val="right"/>
                  </w:pPr>
                </w:p>
              </w:tc>
              <w:tc>
                <w:tcPr>
                  <w:tcW w:w="1108" w:type="dxa"/>
                </w:tcPr>
                <w:p w14:paraId="411C0935" w14:textId="77777777" w:rsidR="00282A26" w:rsidRDefault="00282A26">
                  <w:pPr>
                    <w:pStyle w:val="Compact"/>
                    <w:jc w:val="right"/>
                  </w:pPr>
                </w:p>
              </w:tc>
              <w:tc>
                <w:tcPr>
                  <w:tcW w:w="1108" w:type="dxa"/>
                </w:tcPr>
                <w:p w14:paraId="6B9A0201" w14:textId="77777777" w:rsidR="00282A26" w:rsidRDefault="00282A26">
                  <w:pPr>
                    <w:pStyle w:val="Compact"/>
                    <w:jc w:val="right"/>
                  </w:pPr>
                </w:p>
              </w:tc>
            </w:tr>
            <w:tr w:rsidR="00282A26" w14:paraId="7D07E9E7" w14:textId="77777777" w:rsidTr="00282A26">
              <w:tc>
                <w:tcPr>
                  <w:tcW w:w="3483" w:type="dxa"/>
                </w:tcPr>
                <w:p w14:paraId="0DDF2447" w14:textId="77777777" w:rsidR="00282A26" w:rsidRDefault="00000000">
                  <w:pPr>
                    <w:pStyle w:val="Compact"/>
                  </w:pPr>
                  <w:r>
                    <w:t>ID check of 3 patient identifiers</w:t>
                  </w:r>
                </w:p>
              </w:tc>
              <w:tc>
                <w:tcPr>
                  <w:tcW w:w="1108" w:type="dxa"/>
                </w:tcPr>
                <w:p w14:paraId="447F65F3" w14:textId="77777777" w:rsidR="00282A26" w:rsidRDefault="00000000">
                  <w:pPr>
                    <w:pStyle w:val="Compact"/>
                    <w:jc w:val="right"/>
                  </w:pPr>
                  <w:r>
                    <w:t>1.00</w:t>
                  </w:r>
                </w:p>
              </w:tc>
              <w:tc>
                <w:tcPr>
                  <w:tcW w:w="1108" w:type="dxa"/>
                </w:tcPr>
                <w:p w14:paraId="6676F0EB" w14:textId="77777777" w:rsidR="00282A26" w:rsidRDefault="00000000">
                  <w:pPr>
                    <w:pStyle w:val="Compact"/>
                    <w:jc w:val="right"/>
                  </w:pPr>
                  <w:r>
                    <w:t>1.00</w:t>
                  </w:r>
                </w:p>
              </w:tc>
              <w:tc>
                <w:tcPr>
                  <w:tcW w:w="1108" w:type="dxa"/>
                </w:tcPr>
                <w:p w14:paraId="7C0558CF" w14:textId="77777777" w:rsidR="00282A26" w:rsidRDefault="00000000">
                  <w:pPr>
                    <w:pStyle w:val="Compact"/>
                    <w:jc w:val="right"/>
                  </w:pPr>
                  <w:r>
                    <w:t>1.00</w:t>
                  </w:r>
                </w:p>
              </w:tc>
              <w:tc>
                <w:tcPr>
                  <w:tcW w:w="1108" w:type="dxa"/>
                </w:tcPr>
                <w:p w14:paraId="742CFD8C" w14:textId="77777777" w:rsidR="00282A26" w:rsidRDefault="00000000">
                  <w:pPr>
                    <w:pStyle w:val="Compact"/>
                    <w:jc w:val="right"/>
                  </w:pPr>
                  <w:r>
                    <w:t>1.00</w:t>
                  </w:r>
                </w:p>
              </w:tc>
            </w:tr>
            <w:tr w:rsidR="00282A26" w14:paraId="568EF421" w14:textId="77777777" w:rsidTr="00282A26">
              <w:tc>
                <w:tcPr>
                  <w:tcW w:w="3483" w:type="dxa"/>
                </w:tcPr>
                <w:p w14:paraId="33A54179" w14:textId="77777777" w:rsidR="00282A26" w:rsidRDefault="00000000">
                  <w:pPr>
                    <w:pStyle w:val="Compact"/>
                  </w:pPr>
                  <w:r>
                    <w:rPr>
                      <w:b/>
                      <w:bCs/>
                    </w:rPr>
                    <w:t>Situation</w:t>
                  </w:r>
                </w:p>
              </w:tc>
              <w:tc>
                <w:tcPr>
                  <w:tcW w:w="1108" w:type="dxa"/>
                </w:tcPr>
                <w:p w14:paraId="65CD90DA" w14:textId="77777777" w:rsidR="00282A26" w:rsidRDefault="00282A26">
                  <w:pPr>
                    <w:pStyle w:val="Compact"/>
                    <w:jc w:val="right"/>
                  </w:pPr>
                </w:p>
              </w:tc>
              <w:tc>
                <w:tcPr>
                  <w:tcW w:w="1108" w:type="dxa"/>
                </w:tcPr>
                <w:p w14:paraId="1A3AE97E" w14:textId="77777777" w:rsidR="00282A26" w:rsidRDefault="00282A26">
                  <w:pPr>
                    <w:pStyle w:val="Compact"/>
                    <w:jc w:val="right"/>
                  </w:pPr>
                </w:p>
              </w:tc>
              <w:tc>
                <w:tcPr>
                  <w:tcW w:w="1108" w:type="dxa"/>
                </w:tcPr>
                <w:p w14:paraId="611C48A2" w14:textId="77777777" w:rsidR="00282A26" w:rsidRDefault="00282A26">
                  <w:pPr>
                    <w:pStyle w:val="Compact"/>
                    <w:jc w:val="right"/>
                  </w:pPr>
                </w:p>
              </w:tc>
              <w:tc>
                <w:tcPr>
                  <w:tcW w:w="1108" w:type="dxa"/>
                </w:tcPr>
                <w:p w14:paraId="151B6218" w14:textId="77777777" w:rsidR="00282A26" w:rsidRDefault="00282A26">
                  <w:pPr>
                    <w:pStyle w:val="Compact"/>
                    <w:jc w:val="right"/>
                  </w:pPr>
                </w:p>
              </w:tc>
            </w:tr>
            <w:tr w:rsidR="00282A26" w14:paraId="17DDBFDC" w14:textId="77777777" w:rsidTr="00282A26">
              <w:tc>
                <w:tcPr>
                  <w:tcW w:w="3483" w:type="dxa"/>
                </w:tcPr>
                <w:p w14:paraId="453885C8" w14:textId="77777777" w:rsidR="00282A26" w:rsidRDefault="00000000">
                  <w:pPr>
                    <w:pStyle w:val="Compact"/>
                  </w:pPr>
                  <w:r>
                    <w:t>Primary diagnosis | reason for admission</w:t>
                  </w:r>
                </w:p>
              </w:tc>
              <w:tc>
                <w:tcPr>
                  <w:tcW w:w="1108" w:type="dxa"/>
                </w:tcPr>
                <w:p w14:paraId="247123CC" w14:textId="77777777" w:rsidR="00282A26" w:rsidRDefault="00000000">
                  <w:pPr>
                    <w:pStyle w:val="Compact"/>
                    <w:jc w:val="right"/>
                  </w:pPr>
                  <w:r>
                    <w:t>0.96 (0.90-1.00)</w:t>
                  </w:r>
                </w:p>
              </w:tc>
              <w:tc>
                <w:tcPr>
                  <w:tcW w:w="1108" w:type="dxa"/>
                </w:tcPr>
                <w:p w14:paraId="2377104B" w14:textId="77777777" w:rsidR="00282A26" w:rsidRDefault="00000000">
                  <w:pPr>
                    <w:pStyle w:val="Compact"/>
                    <w:jc w:val="right"/>
                  </w:pPr>
                  <w:r>
                    <w:t>0.96 (0.89-1.00)</w:t>
                  </w:r>
                </w:p>
              </w:tc>
              <w:tc>
                <w:tcPr>
                  <w:tcW w:w="1108" w:type="dxa"/>
                </w:tcPr>
                <w:p w14:paraId="29B8D627" w14:textId="77777777" w:rsidR="00282A26" w:rsidRDefault="00000000">
                  <w:pPr>
                    <w:pStyle w:val="Compact"/>
                    <w:jc w:val="right"/>
                  </w:pPr>
                  <w:r>
                    <w:t>1.00</w:t>
                  </w:r>
                </w:p>
              </w:tc>
              <w:tc>
                <w:tcPr>
                  <w:tcW w:w="1108" w:type="dxa"/>
                </w:tcPr>
                <w:p w14:paraId="32FC65E5" w14:textId="77777777" w:rsidR="00282A26" w:rsidRDefault="00000000">
                  <w:pPr>
                    <w:pStyle w:val="Compact"/>
                    <w:jc w:val="right"/>
                  </w:pPr>
                  <w:r>
                    <w:t>0.98 (0.94-1.00)</w:t>
                  </w:r>
                </w:p>
              </w:tc>
            </w:tr>
            <w:tr w:rsidR="00282A26" w14:paraId="2CF1CAF4" w14:textId="77777777" w:rsidTr="00282A26">
              <w:tc>
                <w:tcPr>
                  <w:tcW w:w="3483" w:type="dxa"/>
                </w:tcPr>
                <w:p w14:paraId="31162135" w14:textId="77777777" w:rsidR="00282A26" w:rsidRDefault="00000000">
                  <w:pPr>
                    <w:pStyle w:val="Compact"/>
                  </w:pPr>
                  <w:r>
                    <w:t>Current status (awaiting tests/procedures, on interim orders/plan)</w:t>
                  </w:r>
                </w:p>
              </w:tc>
              <w:tc>
                <w:tcPr>
                  <w:tcW w:w="1108" w:type="dxa"/>
                </w:tcPr>
                <w:p w14:paraId="3904B044" w14:textId="77777777" w:rsidR="00282A26" w:rsidRDefault="00000000">
                  <w:pPr>
                    <w:pStyle w:val="Compact"/>
                    <w:jc w:val="right"/>
                  </w:pPr>
                  <w:r>
                    <w:t>0.65 (0.51-0.78)</w:t>
                  </w:r>
                </w:p>
              </w:tc>
              <w:tc>
                <w:tcPr>
                  <w:tcW w:w="1108" w:type="dxa"/>
                </w:tcPr>
                <w:p w14:paraId="03EAFB85" w14:textId="77777777" w:rsidR="00282A26" w:rsidRDefault="00000000">
                  <w:pPr>
                    <w:pStyle w:val="Compact"/>
                    <w:jc w:val="right"/>
                  </w:pPr>
                  <w:r>
                    <w:t>0.73 (0.57-0.88)</w:t>
                  </w:r>
                </w:p>
              </w:tc>
              <w:tc>
                <w:tcPr>
                  <w:tcW w:w="1108" w:type="dxa"/>
                </w:tcPr>
                <w:p w14:paraId="68BFD67C" w14:textId="77777777" w:rsidR="00282A26" w:rsidRDefault="00000000">
                  <w:pPr>
                    <w:pStyle w:val="Compact"/>
                    <w:jc w:val="right"/>
                  </w:pPr>
                  <w:r>
                    <w:t>0.71 (0.55-0.87)</w:t>
                  </w:r>
                </w:p>
              </w:tc>
              <w:tc>
                <w:tcPr>
                  <w:tcW w:w="1108" w:type="dxa"/>
                </w:tcPr>
                <w:p w14:paraId="22944397" w14:textId="77777777" w:rsidR="00282A26" w:rsidRDefault="00000000">
                  <w:pPr>
                    <w:pStyle w:val="Compact"/>
                    <w:jc w:val="right"/>
                  </w:pPr>
                  <w:r>
                    <w:t>0.72 (0.58-0.84)</w:t>
                  </w:r>
                </w:p>
              </w:tc>
            </w:tr>
            <w:tr w:rsidR="00282A26" w14:paraId="0DFF94BB" w14:textId="77777777" w:rsidTr="00282A26">
              <w:tc>
                <w:tcPr>
                  <w:tcW w:w="3483" w:type="dxa"/>
                </w:tcPr>
                <w:p w14:paraId="5303B6F9" w14:textId="77777777" w:rsidR="00282A26" w:rsidRDefault="00000000">
                  <w:pPr>
                    <w:pStyle w:val="Compact"/>
                  </w:pPr>
                  <w:r>
                    <w:t>Significant events or complications</w:t>
                  </w:r>
                </w:p>
              </w:tc>
              <w:tc>
                <w:tcPr>
                  <w:tcW w:w="1108" w:type="dxa"/>
                </w:tcPr>
                <w:p w14:paraId="508F6179" w14:textId="77777777" w:rsidR="00282A26" w:rsidRDefault="00000000">
                  <w:pPr>
                    <w:pStyle w:val="Compact"/>
                    <w:jc w:val="right"/>
                  </w:pPr>
                  <w:r>
                    <w:t>0.84 (0.73-0.94)</w:t>
                  </w:r>
                </w:p>
              </w:tc>
              <w:tc>
                <w:tcPr>
                  <w:tcW w:w="1108" w:type="dxa"/>
                </w:tcPr>
                <w:p w14:paraId="279B31D4" w14:textId="77777777" w:rsidR="00282A26" w:rsidRDefault="00000000">
                  <w:pPr>
                    <w:pStyle w:val="Compact"/>
                    <w:jc w:val="right"/>
                  </w:pPr>
                  <w:r>
                    <w:t>0.62 (0.25-1.00)</w:t>
                  </w:r>
                </w:p>
              </w:tc>
              <w:tc>
                <w:tcPr>
                  <w:tcW w:w="1108" w:type="dxa"/>
                </w:tcPr>
                <w:p w14:paraId="07D367D0" w14:textId="77777777" w:rsidR="00282A26" w:rsidRDefault="00000000">
                  <w:pPr>
                    <w:pStyle w:val="Compact"/>
                    <w:jc w:val="right"/>
                  </w:pPr>
                  <w:r>
                    <w:t>0.50 (0.17-0.83)</w:t>
                  </w:r>
                </w:p>
              </w:tc>
              <w:tc>
                <w:tcPr>
                  <w:tcW w:w="1108" w:type="dxa"/>
                </w:tcPr>
                <w:p w14:paraId="54424937" w14:textId="77777777" w:rsidR="00282A26" w:rsidRDefault="00000000">
                  <w:pPr>
                    <w:pStyle w:val="Compact"/>
                    <w:jc w:val="right"/>
                  </w:pPr>
                  <w:r>
                    <w:t>0.56 (0.20-0.80)</w:t>
                  </w:r>
                </w:p>
              </w:tc>
            </w:tr>
            <w:tr w:rsidR="00282A26" w14:paraId="1D8CE813" w14:textId="77777777" w:rsidTr="00282A26">
              <w:tc>
                <w:tcPr>
                  <w:tcW w:w="3483" w:type="dxa"/>
                </w:tcPr>
                <w:p w14:paraId="20F983EE" w14:textId="77777777" w:rsidR="00282A26" w:rsidRDefault="00000000">
                  <w:pPr>
                    <w:pStyle w:val="Compact"/>
                  </w:pPr>
                  <w:r>
                    <w:rPr>
                      <w:b/>
                      <w:bCs/>
                    </w:rPr>
                    <w:t>Background</w:t>
                  </w:r>
                </w:p>
              </w:tc>
              <w:tc>
                <w:tcPr>
                  <w:tcW w:w="1108" w:type="dxa"/>
                </w:tcPr>
                <w:p w14:paraId="1F470B91" w14:textId="77777777" w:rsidR="00282A26" w:rsidRDefault="00282A26">
                  <w:pPr>
                    <w:pStyle w:val="Compact"/>
                    <w:jc w:val="right"/>
                  </w:pPr>
                </w:p>
              </w:tc>
              <w:tc>
                <w:tcPr>
                  <w:tcW w:w="1108" w:type="dxa"/>
                </w:tcPr>
                <w:p w14:paraId="039385CF" w14:textId="77777777" w:rsidR="00282A26" w:rsidRDefault="00282A26">
                  <w:pPr>
                    <w:pStyle w:val="Compact"/>
                    <w:jc w:val="right"/>
                  </w:pPr>
                </w:p>
              </w:tc>
              <w:tc>
                <w:tcPr>
                  <w:tcW w:w="1108" w:type="dxa"/>
                </w:tcPr>
                <w:p w14:paraId="4D80F84B" w14:textId="77777777" w:rsidR="00282A26" w:rsidRDefault="00282A26">
                  <w:pPr>
                    <w:pStyle w:val="Compact"/>
                    <w:jc w:val="right"/>
                  </w:pPr>
                </w:p>
              </w:tc>
              <w:tc>
                <w:tcPr>
                  <w:tcW w:w="1108" w:type="dxa"/>
                </w:tcPr>
                <w:p w14:paraId="67C22185" w14:textId="77777777" w:rsidR="00282A26" w:rsidRDefault="00282A26">
                  <w:pPr>
                    <w:pStyle w:val="Compact"/>
                    <w:jc w:val="right"/>
                  </w:pPr>
                </w:p>
              </w:tc>
            </w:tr>
            <w:tr w:rsidR="00282A26" w14:paraId="48509121" w14:textId="77777777" w:rsidTr="00282A26">
              <w:tc>
                <w:tcPr>
                  <w:tcW w:w="3483" w:type="dxa"/>
                </w:tcPr>
                <w:p w14:paraId="41AFE4F0" w14:textId="77777777" w:rsidR="00282A26" w:rsidRDefault="00000000">
                  <w:pPr>
                    <w:pStyle w:val="Compact"/>
                  </w:pPr>
                  <w:r>
                    <w:t>Alerts - allergies</w:t>
                  </w:r>
                </w:p>
              </w:tc>
              <w:tc>
                <w:tcPr>
                  <w:tcW w:w="1108" w:type="dxa"/>
                </w:tcPr>
                <w:p w14:paraId="13EEA255" w14:textId="77777777" w:rsidR="00282A26" w:rsidRDefault="00000000">
                  <w:pPr>
                    <w:pStyle w:val="Compact"/>
                    <w:jc w:val="right"/>
                  </w:pPr>
                  <w:r>
                    <w:t>0.92 (0.84-0.98)</w:t>
                  </w:r>
                </w:p>
              </w:tc>
              <w:tc>
                <w:tcPr>
                  <w:tcW w:w="1108" w:type="dxa"/>
                </w:tcPr>
                <w:p w14:paraId="44D653DF" w14:textId="77777777" w:rsidR="00282A26" w:rsidRDefault="00000000">
                  <w:pPr>
                    <w:pStyle w:val="Compact"/>
                    <w:jc w:val="right"/>
                  </w:pPr>
                  <w:r>
                    <w:t>0.89 (0.73-1.00)</w:t>
                  </w:r>
                </w:p>
              </w:tc>
              <w:tc>
                <w:tcPr>
                  <w:tcW w:w="1108" w:type="dxa"/>
                </w:tcPr>
                <w:p w14:paraId="6D5C664E" w14:textId="77777777" w:rsidR="00282A26" w:rsidRDefault="00000000">
                  <w:pPr>
                    <w:pStyle w:val="Compact"/>
                    <w:jc w:val="right"/>
                  </w:pPr>
                  <w:r>
                    <w:t>0.89 (0.71-1.00)</w:t>
                  </w:r>
                </w:p>
              </w:tc>
              <w:tc>
                <w:tcPr>
                  <w:tcW w:w="1108" w:type="dxa"/>
                </w:tcPr>
                <w:p w14:paraId="0CCDA571" w14:textId="77777777" w:rsidR="00282A26" w:rsidRDefault="00000000">
                  <w:pPr>
                    <w:pStyle w:val="Compact"/>
                    <w:jc w:val="right"/>
                  </w:pPr>
                  <w:r>
                    <w:t>0.89 (0.76-0.98)</w:t>
                  </w:r>
                </w:p>
              </w:tc>
            </w:tr>
            <w:tr w:rsidR="00282A26" w14:paraId="0A1A1B7D" w14:textId="77777777" w:rsidTr="00282A26">
              <w:tc>
                <w:tcPr>
                  <w:tcW w:w="3483" w:type="dxa"/>
                </w:tcPr>
                <w:p w14:paraId="55DC77DA" w14:textId="77777777" w:rsidR="00282A26" w:rsidRDefault="00000000">
                  <w:pPr>
                    <w:pStyle w:val="Compact"/>
                  </w:pPr>
                  <w:r>
                    <w:t>Relevant clinical and social history | comorbidities</w:t>
                  </w:r>
                </w:p>
              </w:tc>
              <w:tc>
                <w:tcPr>
                  <w:tcW w:w="1108" w:type="dxa"/>
                </w:tcPr>
                <w:p w14:paraId="05EED05F" w14:textId="77777777" w:rsidR="00282A26" w:rsidRDefault="00000000">
                  <w:pPr>
                    <w:pStyle w:val="Compact"/>
                    <w:jc w:val="right"/>
                  </w:pPr>
                  <w:r>
                    <w:t>0.98 (0.94-1.00)</w:t>
                  </w:r>
                </w:p>
              </w:tc>
              <w:tc>
                <w:tcPr>
                  <w:tcW w:w="1108" w:type="dxa"/>
                </w:tcPr>
                <w:p w14:paraId="35BC8EC0" w14:textId="77777777" w:rsidR="00282A26" w:rsidRDefault="00000000">
                  <w:pPr>
                    <w:pStyle w:val="Compact"/>
                    <w:jc w:val="right"/>
                  </w:pPr>
                  <w:r>
                    <w:t>0.94 (0.81-1.00)</w:t>
                  </w:r>
                </w:p>
              </w:tc>
              <w:tc>
                <w:tcPr>
                  <w:tcW w:w="1108" w:type="dxa"/>
                </w:tcPr>
                <w:p w14:paraId="1DBD251B" w14:textId="77777777" w:rsidR="00282A26" w:rsidRDefault="00000000">
                  <w:pPr>
                    <w:pStyle w:val="Compact"/>
                    <w:jc w:val="right"/>
                  </w:pPr>
                  <w:r>
                    <w:t>1.00</w:t>
                  </w:r>
                </w:p>
              </w:tc>
              <w:tc>
                <w:tcPr>
                  <w:tcW w:w="1108" w:type="dxa"/>
                </w:tcPr>
                <w:p w14:paraId="7C454FFA" w14:textId="77777777" w:rsidR="00282A26" w:rsidRDefault="00000000">
                  <w:pPr>
                    <w:pStyle w:val="Compact"/>
                    <w:jc w:val="right"/>
                  </w:pPr>
                  <w:r>
                    <w:t>0.97 (0.90-1.00)</w:t>
                  </w:r>
                </w:p>
              </w:tc>
            </w:tr>
            <w:tr w:rsidR="00282A26" w14:paraId="789711A9" w14:textId="77777777" w:rsidTr="00282A26">
              <w:tc>
                <w:tcPr>
                  <w:tcW w:w="3483" w:type="dxa"/>
                </w:tcPr>
                <w:p w14:paraId="269D5304" w14:textId="77777777" w:rsidR="00282A26" w:rsidRDefault="00000000">
                  <w:pPr>
                    <w:pStyle w:val="Compact"/>
                  </w:pPr>
                  <w:r>
                    <w:t>Alerts - falls risk</w:t>
                  </w:r>
                </w:p>
              </w:tc>
              <w:tc>
                <w:tcPr>
                  <w:tcW w:w="1108" w:type="dxa"/>
                </w:tcPr>
                <w:p w14:paraId="7C869AAA" w14:textId="77777777" w:rsidR="00282A26" w:rsidRDefault="00000000">
                  <w:pPr>
                    <w:pStyle w:val="Compact"/>
                    <w:jc w:val="right"/>
                  </w:pPr>
                  <w:r>
                    <w:t>0.98 (0.94-1.00)</w:t>
                  </w:r>
                </w:p>
              </w:tc>
              <w:tc>
                <w:tcPr>
                  <w:tcW w:w="1108" w:type="dxa"/>
                </w:tcPr>
                <w:p w14:paraId="52E86045" w14:textId="77777777" w:rsidR="00282A26" w:rsidRDefault="00000000">
                  <w:pPr>
                    <w:pStyle w:val="Compact"/>
                    <w:jc w:val="right"/>
                  </w:pPr>
                  <w:r>
                    <w:t>1.00</w:t>
                  </w:r>
                </w:p>
              </w:tc>
              <w:tc>
                <w:tcPr>
                  <w:tcW w:w="1108" w:type="dxa"/>
                </w:tcPr>
                <w:p w14:paraId="37C2224A" w14:textId="77777777" w:rsidR="00282A26" w:rsidRDefault="00000000">
                  <w:pPr>
                    <w:pStyle w:val="Compact"/>
                    <w:jc w:val="right"/>
                  </w:pPr>
                  <w:r>
                    <w:t>0.67</w:t>
                  </w:r>
                </w:p>
              </w:tc>
              <w:tc>
                <w:tcPr>
                  <w:tcW w:w="1108" w:type="dxa"/>
                </w:tcPr>
                <w:p w14:paraId="2DAA47F3" w14:textId="77777777" w:rsidR="00282A26" w:rsidRDefault="00000000">
                  <w:pPr>
                    <w:pStyle w:val="Compact"/>
                    <w:jc w:val="right"/>
                  </w:pPr>
                  <w:r>
                    <w:t>0.80</w:t>
                  </w:r>
                </w:p>
              </w:tc>
            </w:tr>
            <w:tr w:rsidR="00282A26" w14:paraId="4A337E5B" w14:textId="77777777" w:rsidTr="00282A26">
              <w:tc>
                <w:tcPr>
                  <w:tcW w:w="3483" w:type="dxa"/>
                </w:tcPr>
                <w:p w14:paraId="568D7F2C" w14:textId="77777777" w:rsidR="00282A26" w:rsidRDefault="00000000">
                  <w:pPr>
                    <w:pStyle w:val="Compact"/>
                  </w:pPr>
                  <w:r>
                    <w:t>Alerts - pressure injury risk</w:t>
                  </w:r>
                </w:p>
              </w:tc>
              <w:tc>
                <w:tcPr>
                  <w:tcW w:w="1108" w:type="dxa"/>
                </w:tcPr>
                <w:p w14:paraId="0D54A1B7" w14:textId="77777777" w:rsidR="00282A26" w:rsidRDefault="00000000">
                  <w:pPr>
                    <w:pStyle w:val="Compact"/>
                    <w:jc w:val="right"/>
                  </w:pPr>
                  <w:r>
                    <w:t>0.98 (0.94-1.00)</w:t>
                  </w:r>
                </w:p>
              </w:tc>
              <w:tc>
                <w:tcPr>
                  <w:tcW w:w="1108" w:type="dxa"/>
                </w:tcPr>
                <w:p w14:paraId="02CC9E16" w14:textId="77777777" w:rsidR="00282A26" w:rsidRDefault="00000000">
                  <w:pPr>
                    <w:pStyle w:val="Compact"/>
                    <w:jc w:val="right"/>
                  </w:pPr>
                  <w:r>
                    <w:t>1.00</w:t>
                  </w:r>
                </w:p>
              </w:tc>
              <w:tc>
                <w:tcPr>
                  <w:tcW w:w="1108" w:type="dxa"/>
                </w:tcPr>
                <w:p w14:paraId="7ED952BB" w14:textId="77777777" w:rsidR="00282A26" w:rsidRDefault="00000000">
                  <w:pPr>
                    <w:pStyle w:val="Compact"/>
                    <w:jc w:val="right"/>
                  </w:pPr>
                  <w:r>
                    <w:t>0.67</w:t>
                  </w:r>
                </w:p>
              </w:tc>
              <w:tc>
                <w:tcPr>
                  <w:tcW w:w="1108" w:type="dxa"/>
                </w:tcPr>
                <w:p w14:paraId="7247DE99" w14:textId="77777777" w:rsidR="00282A26" w:rsidRDefault="00000000">
                  <w:pPr>
                    <w:pStyle w:val="Compact"/>
                    <w:jc w:val="right"/>
                  </w:pPr>
                  <w:r>
                    <w:t>0.80</w:t>
                  </w:r>
                </w:p>
              </w:tc>
            </w:tr>
            <w:tr w:rsidR="00282A26" w14:paraId="0D945D9C" w14:textId="77777777" w:rsidTr="00282A26">
              <w:tc>
                <w:tcPr>
                  <w:tcW w:w="3483" w:type="dxa"/>
                </w:tcPr>
                <w:p w14:paraId="34833CC1" w14:textId="77777777" w:rsidR="00282A26" w:rsidRDefault="00000000">
                  <w:pPr>
                    <w:pStyle w:val="Compact"/>
                  </w:pPr>
                  <w:r>
                    <w:t>Advanced care planning</w:t>
                  </w:r>
                </w:p>
              </w:tc>
              <w:tc>
                <w:tcPr>
                  <w:tcW w:w="1108" w:type="dxa"/>
                </w:tcPr>
                <w:p w14:paraId="29BE8DD5" w14:textId="77777777" w:rsidR="00282A26" w:rsidRDefault="00000000">
                  <w:pPr>
                    <w:pStyle w:val="Compact"/>
                    <w:jc w:val="right"/>
                  </w:pPr>
                  <w:r>
                    <w:t>1.00</w:t>
                  </w:r>
                </w:p>
              </w:tc>
              <w:tc>
                <w:tcPr>
                  <w:tcW w:w="1108" w:type="dxa"/>
                </w:tcPr>
                <w:p w14:paraId="0E53F66E" w14:textId="77777777" w:rsidR="00282A26" w:rsidRDefault="00000000">
                  <w:pPr>
                    <w:pStyle w:val="Compact"/>
                    <w:jc w:val="right"/>
                  </w:pPr>
                  <w:r>
                    <w:t>1.00</w:t>
                  </w:r>
                </w:p>
              </w:tc>
              <w:tc>
                <w:tcPr>
                  <w:tcW w:w="1108" w:type="dxa"/>
                </w:tcPr>
                <w:p w14:paraId="46218977" w14:textId="77777777" w:rsidR="00282A26" w:rsidRDefault="00000000">
                  <w:pPr>
                    <w:pStyle w:val="Compact"/>
                    <w:jc w:val="right"/>
                  </w:pPr>
                  <w:r>
                    <w:t>1.00</w:t>
                  </w:r>
                </w:p>
              </w:tc>
              <w:tc>
                <w:tcPr>
                  <w:tcW w:w="1108" w:type="dxa"/>
                </w:tcPr>
                <w:p w14:paraId="0FA37A38" w14:textId="77777777" w:rsidR="00282A26" w:rsidRDefault="00000000">
                  <w:pPr>
                    <w:pStyle w:val="Compact"/>
                    <w:jc w:val="right"/>
                  </w:pPr>
                  <w:r>
                    <w:t>1.00</w:t>
                  </w:r>
                </w:p>
              </w:tc>
            </w:tr>
            <w:tr w:rsidR="00282A26" w14:paraId="092FBB93" w14:textId="77777777" w:rsidTr="00282A26">
              <w:tc>
                <w:tcPr>
                  <w:tcW w:w="3483" w:type="dxa"/>
                </w:tcPr>
                <w:p w14:paraId="0FD7E40B" w14:textId="77777777" w:rsidR="00282A26" w:rsidRDefault="00000000">
                  <w:pPr>
                    <w:pStyle w:val="Compact"/>
                  </w:pPr>
                  <w:r>
                    <w:rPr>
                      <w:b/>
                      <w:bCs/>
                    </w:rPr>
                    <w:t>Assessment</w:t>
                  </w:r>
                </w:p>
              </w:tc>
              <w:tc>
                <w:tcPr>
                  <w:tcW w:w="1108" w:type="dxa"/>
                </w:tcPr>
                <w:p w14:paraId="68544094" w14:textId="77777777" w:rsidR="00282A26" w:rsidRDefault="00282A26">
                  <w:pPr>
                    <w:pStyle w:val="Compact"/>
                    <w:jc w:val="right"/>
                  </w:pPr>
                </w:p>
              </w:tc>
              <w:tc>
                <w:tcPr>
                  <w:tcW w:w="1108" w:type="dxa"/>
                </w:tcPr>
                <w:p w14:paraId="033E4BA8" w14:textId="77777777" w:rsidR="00282A26" w:rsidRDefault="00282A26">
                  <w:pPr>
                    <w:pStyle w:val="Compact"/>
                    <w:jc w:val="right"/>
                  </w:pPr>
                </w:p>
              </w:tc>
              <w:tc>
                <w:tcPr>
                  <w:tcW w:w="1108" w:type="dxa"/>
                </w:tcPr>
                <w:p w14:paraId="07E91000" w14:textId="77777777" w:rsidR="00282A26" w:rsidRDefault="00282A26">
                  <w:pPr>
                    <w:pStyle w:val="Compact"/>
                    <w:jc w:val="right"/>
                  </w:pPr>
                </w:p>
              </w:tc>
              <w:tc>
                <w:tcPr>
                  <w:tcW w:w="1108" w:type="dxa"/>
                </w:tcPr>
                <w:p w14:paraId="13178AAD" w14:textId="77777777" w:rsidR="00282A26" w:rsidRDefault="00282A26">
                  <w:pPr>
                    <w:pStyle w:val="Compact"/>
                    <w:jc w:val="right"/>
                  </w:pPr>
                </w:p>
              </w:tc>
            </w:tr>
            <w:tr w:rsidR="00282A26" w14:paraId="0CDF84BC" w14:textId="77777777" w:rsidTr="00282A26">
              <w:tc>
                <w:tcPr>
                  <w:tcW w:w="3483" w:type="dxa"/>
                </w:tcPr>
                <w:p w14:paraId="073BAB7E" w14:textId="77777777" w:rsidR="00282A26" w:rsidRDefault="00000000">
                  <w:pPr>
                    <w:pStyle w:val="Compact"/>
                  </w:pPr>
                  <w:r>
                    <w:t>Observations | Q-ADDS | recent escalations</w:t>
                  </w:r>
                </w:p>
              </w:tc>
              <w:tc>
                <w:tcPr>
                  <w:tcW w:w="1108" w:type="dxa"/>
                </w:tcPr>
                <w:p w14:paraId="172EBBA2" w14:textId="77777777" w:rsidR="00282A26" w:rsidRDefault="00000000">
                  <w:pPr>
                    <w:pStyle w:val="Compact"/>
                    <w:jc w:val="right"/>
                  </w:pPr>
                  <w:r>
                    <w:t>0.92 (0.84-0.98)</w:t>
                  </w:r>
                </w:p>
              </w:tc>
              <w:tc>
                <w:tcPr>
                  <w:tcW w:w="1108" w:type="dxa"/>
                </w:tcPr>
                <w:p w14:paraId="76E0F02E" w14:textId="77777777" w:rsidR="00282A26" w:rsidRDefault="00000000">
                  <w:pPr>
                    <w:pStyle w:val="Compact"/>
                    <w:jc w:val="right"/>
                  </w:pPr>
                  <w:r>
                    <w:t>0.95 (0.87-1.00)</w:t>
                  </w:r>
                </w:p>
              </w:tc>
              <w:tc>
                <w:tcPr>
                  <w:tcW w:w="1108" w:type="dxa"/>
                </w:tcPr>
                <w:p w14:paraId="2E6B115B" w14:textId="77777777" w:rsidR="00282A26" w:rsidRDefault="00000000">
                  <w:pPr>
                    <w:pStyle w:val="Compact"/>
                    <w:jc w:val="right"/>
                  </w:pPr>
                  <w:r>
                    <w:t>0.95 (0.87-1.00)</w:t>
                  </w:r>
                </w:p>
              </w:tc>
              <w:tc>
                <w:tcPr>
                  <w:tcW w:w="1108" w:type="dxa"/>
                </w:tcPr>
                <w:p w14:paraId="5C859CDC" w14:textId="77777777" w:rsidR="00282A26" w:rsidRDefault="00000000">
                  <w:pPr>
                    <w:pStyle w:val="Compact"/>
                    <w:jc w:val="right"/>
                  </w:pPr>
                  <w:r>
                    <w:t>0.95 (0.89-0.99)</w:t>
                  </w:r>
                </w:p>
              </w:tc>
            </w:tr>
            <w:tr w:rsidR="00282A26" w14:paraId="74AD8EA6" w14:textId="77777777" w:rsidTr="00282A26">
              <w:tc>
                <w:tcPr>
                  <w:tcW w:w="3483" w:type="dxa"/>
                </w:tcPr>
                <w:p w14:paraId="75F3C77B" w14:textId="77777777" w:rsidR="00282A26" w:rsidRDefault="00000000">
                  <w:pPr>
                    <w:pStyle w:val="Compact"/>
                  </w:pPr>
                  <w:r>
                    <w:t>Medication chart | flag high risk meds</w:t>
                  </w:r>
                </w:p>
              </w:tc>
              <w:tc>
                <w:tcPr>
                  <w:tcW w:w="1108" w:type="dxa"/>
                </w:tcPr>
                <w:p w14:paraId="2438B9D0" w14:textId="77777777" w:rsidR="00282A26" w:rsidRDefault="00000000">
                  <w:pPr>
                    <w:pStyle w:val="Compact"/>
                    <w:jc w:val="right"/>
                  </w:pPr>
                  <w:r>
                    <w:t>0.90 (0.82-0.98)</w:t>
                  </w:r>
                </w:p>
              </w:tc>
              <w:tc>
                <w:tcPr>
                  <w:tcW w:w="1108" w:type="dxa"/>
                </w:tcPr>
                <w:p w14:paraId="2F3D2B44" w14:textId="77777777" w:rsidR="00282A26" w:rsidRDefault="00000000">
                  <w:pPr>
                    <w:pStyle w:val="Compact"/>
                    <w:jc w:val="right"/>
                  </w:pPr>
                  <w:r>
                    <w:t>0.86 (0.71-0.97)</w:t>
                  </w:r>
                </w:p>
              </w:tc>
              <w:tc>
                <w:tcPr>
                  <w:tcW w:w="1108" w:type="dxa"/>
                </w:tcPr>
                <w:p w14:paraId="58B1AD36" w14:textId="77777777" w:rsidR="00282A26" w:rsidRDefault="00000000">
                  <w:pPr>
                    <w:pStyle w:val="Compact"/>
                    <w:jc w:val="right"/>
                  </w:pPr>
                  <w:r>
                    <w:t>0.96 (0.87-1.00)</w:t>
                  </w:r>
                </w:p>
              </w:tc>
              <w:tc>
                <w:tcPr>
                  <w:tcW w:w="1108" w:type="dxa"/>
                </w:tcPr>
                <w:p w14:paraId="334EE4D5" w14:textId="77777777" w:rsidR="00282A26" w:rsidRDefault="00000000">
                  <w:pPr>
                    <w:pStyle w:val="Compact"/>
                    <w:jc w:val="right"/>
                  </w:pPr>
                  <w:r>
                    <w:t>0.91 (0.81-0.98)</w:t>
                  </w:r>
                </w:p>
              </w:tc>
            </w:tr>
            <w:tr w:rsidR="00282A26" w14:paraId="138F804F" w14:textId="77777777" w:rsidTr="00282A26">
              <w:tc>
                <w:tcPr>
                  <w:tcW w:w="3483" w:type="dxa"/>
                </w:tcPr>
                <w:p w14:paraId="41467D40" w14:textId="77777777" w:rsidR="00282A26" w:rsidRDefault="00000000">
                  <w:pPr>
                    <w:pStyle w:val="Compact"/>
                  </w:pPr>
                  <w:r>
                    <w:t>Devices | lines | vascular access</w:t>
                  </w:r>
                </w:p>
              </w:tc>
              <w:tc>
                <w:tcPr>
                  <w:tcW w:w="1108" w:type="dxa"/>
                </w:tcPr>
                <w:p w14:paraId="483FDF55" w14:textId="77777777" w:rsidR="00282A26" w:rsidRDefault="00000000">
                  <w:pPr>
                    <w:pStyle w:val="Compact"/>
                    <w:jc w:val="right"/>
                  </w:pPr>
                  <w:r>
                    <w:t>0.94 (0.88-1.00)</w:t>
                  </w:r>
                </w:p>
              </w:tc>
              <w:tc>
                <w:tcPr>
                  <w:tcW w:w="1108" w:type="dxa"/>
                </w:tcPr>
                <w:p w14:paraId="5567ACF9" w14:textId="77777777" w:rsidR="00282A26" w:rsidRDefault="00000000">
                  <w:pPr>
                    <w:pStyle w:val="Compact"/>
                    <w:jc w:val="right"/>
                  </w:pPr>
                  <w:r>
                    <w:t>0.88 (0.75-1.00)</w:t>
                  </w:r>
                </w:p>
              </w:tc>
              <w:tc>
                <w:tcPr>
                  <w:tcW w:w="1108" w:type="dxa"/>
                </w:tcPr>
                <w:p w14:paraId="0563B848" w14:textId="77777777" w:rsidR="00282A26" w:rsidRDefault="00000000">
                  <w:pPr>
                    <w:pStyle w:val="Compact"/>
                    <w:jc w:val="right"/>
                  </w:pPr>
                  <w:r>
                    <w:t>1.00</w:t>
                  </w:r>
                </w:p>
              </w:tc>
              <w:tc>
                <w:tcPr>
                  <w:tcW w:w="1108" w:type="dxa"/>
                </w:tcPr>
                <w:p w14:paraId="5DA1643E" w14:textId="77777777" w:rsidR="00282A26" w:rsidRDefault="00000000">
                  <w:pPr>
                    <w:pStyle w:val="Compact"/>
                    <w:jc w:val="right"/>
                  </w:pPr>
                  <w:r>
                    <w:t>0.94 (0.86-1.00)</w:t>
                  </w:r>
                </w:p>
              </w:tc>
            </w:tr>
            <w:tr w:rsidR="00282A26" w14:paraId="7FFAE622" w14:textId="77777777" w:rsidTr="00282A26">
              <w:tc>
                <w:tcPr>
                  <w:tcW w:w="3483" w:type="dxa"/>
                </w:tcPr>
                <w:p w14:paraId="033A0BC1" w14:textId="77777777" w:rsidR="00282A26" w:rsidRDefault="00000000">
                  <w:pPr>
                    <w:pStyle w:val="Compact"/>
                  </w:pPr>
                  <w:r>
                    <w:t>Mobility | aids</w:t>
                  </w:r>
                </w:p>
              </w:tc>
              <w:tc>
                <w:tcPr>
                  <w:tcW w:w="1108" w:type="dxa"/>
                </w:tcPr>
                <w:p w14:paraId="64E18F4D" w14:textId="77777777" w:rsidR="00282A26" w:rsidRDefault="00000000">
                  <w:pPr>
                    <w:pStyle w:val="Compact"/>
                    <w:jc w:val="right"/>
                  </w:pPr>
                  <w:r>
                    <w:t>0.90 (0.80-0.98)</w:t>
                  </w:r>
                </w:p>
              </w:tc>
              <w:tc>
                <w:tcPr>
                  <w:tcW w:w="1108" w:type="dxa"/>
                </w:tcPr>
                <w:p w14:paraId="3C4372EA" w14:textId="77777777" w:rsidR="00282A26" w:rsidRDefault="00000000">
                  <w:pPr>
                    <w:pStyle w:val="Compact"/>
                    <w:jc w:val="right"/>
                  </w:pPr>
                  <w:r>
                    <w:t>0.80 (0.61-0.95)</w:t>
                  </w:r>
                </w:p>
              </w:tc>
              <w:tc>
                <w:tcPr>
                  <w:tcW w:w="1108" w:type="dxa"/>
                </w:tcPr>
                <w:p w14:paraId="029C41BF" w14:textId="77777777" w:rsidR="00282A26" w:rsidRDefault="00000000">
                  <w:pPr>
                    <w:pStyle w:val="Compact"/>
                    <w:jc w:val="right"/>
                  </w:pPr>
                  <w:r>
                    <w:t>0.94 (0.80-1.00)</w:t>
                  </w:r>
                </w:p>
              </w:tc>
              <w:tc>
                <w:tcPr>
                  <w:tcW w:w="1108" w:type="dxa"/>
                </w:tcPr>
                <w:p w14:paraId="3F92DB7B" w14:textId="77777777" w:rsidR="00282A26" w:rsidRDefault="00000000">
                  <w:pPr>
                    <w:pStyle w:val="Compact"/>
                    <w:jc w:val="right"/>
                  </w:pPr>
                  <w:r>
                    <w:t>0.86 (0.72-0.97)</w:t>
                  </w:r>
                </w:p>
              </w:tc>
            </w:tr>
            <w:tr w:rsidR="00282A26" w14:paraId="4E806E99" w14:textId="77777777" w:rsidTr="00282A26">
              <w:tc>
                <w:tcPr>
                  <w:tcW w:w="3483" w:type="dxa"/>
                </w:tcPr>
                <w:p w14:paraId="575B9F23" w14:textId="77777777" w:rsidR="00282A26" w:rsidRDefault="00000000">
                  <w:pPr>
                    <w:pStyle w:val="Compact"/>
                  </w:pPr>
                  <w:r>
                    <w:t>Pain management</w:t>
                  </w:r>
                </w:p>
              </w:tc>
              <w:tc>
                <w:tcPr>
                  <w:tcW w:w="1108" w:type="dxa"/>
                </w:tcPr>
                <w:p w14:paraId="70F4D40F" w14:textId="77777777" w:rsidR="00282A26" w:rsidRDefault="00000000">
                  <w:pPr>
                    <w:pStyle w:val="Compact"/>
                    <w:jc w:val="right"/>
                  </w:pPr>
                  <w:r>
                    <w:t>0.94 (0.86-1.00)</w:t>
                  </w:r>
                </w:p>
              </w:tc>
              <w:tc>
                <w:tcPr>
                  <w:tcW w:w="1108" w:type="dxa"/>
                </w:tcPr>
                <w:p w14:paraId="7B783530" w14:textId="77777777" w:rsidR="00282A26" w:rsidRDefault="00000000">
                  <w:pPr>
                    <w:pStyle w:val="Compact"/>
                    <w:jc w:val="right"/>
                  </w:pPr>
                  <w:r>
                    <w:t>0.89 (0.71-1.00)</w:t>
                  </w:r>
                </w:p>
              </w:tc>
              <w:tc>
                <w:tcPr>
                  <w:tcW w:w="1108" w:type="dxa"/>
                </w:tcPr>
                <w:p w14:paraId="4D9D684D" w14:textId="77777777" w:rsidR="00282A26" w:rsidRDefault="00000000">
                  <w:pPr>
                    <w:pStyle w:val="Compact"/>
                    <w:jc w:val="right"/>
                  </w:pPr>
                  <w:r>
                    <w:t>0.94 (0.81-1.00)</w:t>
                  </w:r>
                </w:p>
              </w:tc>
              <w:tc>
                <w:tcPr>
                  <w:tcW w:w="1108" w:type="dxa"/>
                </w:tcPr>
                <w:p w14:paraId="2AB7212C" w14:textId="77777777" w:rsidR="00282A26" w:rsidRDefault="00000000">
                  <w:pPr>
                    <w:pStyle w:val="Compact"/>
                    <w:jc w:val="right"/>
                  </w:pPr>
                  <w:r>
                    <w:t>0.91 (0.80-1.00)</w:t>
                  </w:r>
                </w:p>
              </w:tc>
            </w:tr>
            <w:tr w:rsidR="00282A26" w14:paraId="76CA0A62" w14:textId="77777777" w:rsidTr="00282A26">
              <w:tc>
                <w:tcPr>
                  <w:tcW w:w="3483" w:type="dxa"/>
                </w:tcPr>
                <w:p w14:paraId="301FC6B7" w14:textId="77777777" w:rsidR="00282A26" w:rsidRDefault="00000000">
                  <w:pPr>
                    <w:pStyle w:val="Compact"/>
                  </w:pPr>
                  <w:r>
                    <w:t>Infusions</w:t>
                  </w:r>
                </w:p>
              </w:tc>
              <w:tc>
                <w:tcPr>
                  <w:tcW w:w="1108" w:type="dxa"/>
                </w:tcPr>
                <w:p w14:paraId="4E1719DF" w14:textId="77777777" w:rsidR="00282A26" w:rsidRDefault="00000000">
                  <w:pPr>
                    <w:pStyle w:val="Compact"/>
                    <w:jc w:val="right"/>
                  </w:pPr>
                  <w:r>
                    <w:t>0.84 (0.73-0.94)</w:t>
                  </w:r>
                </w:p>
              </w:tc>
              <w:tc>
                <w:tcPr>
                  <w:tcW w:w="1108" w:type="dxa"/>
                </w:tcPr>
                <w:p w14:paraId="67484D1C" w14:textId="77777777" w:rsidR="00282A26" w:rsidRDefault="00000000">
                  <w:pPr>
                    <w:pStyle w:val="Compact"/>
                    <w:jc w:val="right"/>
                  </w:pPr>
                  <w:r>
                    <w:t>0.89 (0.67-1.00)</w:t>
                  </w:r>
                </w:p>
              </w:tc>
              <w:tc>
                <w:tcPr>
                  <w:tcW w:w="1108" w:type="dxa"/>
                </w:tcPr>
                <w:p w14:paraId="5BC327DA" w14:textId="77777777" w:rsidR="00282A26" w:rsidRDefault="00000000">
                  <w:pPr>
                    <w:pStyle w:val="Compact"/>
                    <w:jc w:val="right"/>
                  </w:pPr>
                  <w:r>
                    <w:t>0.53 (0.27-0.79)</w:t>
                  </w:r>
                </w:p>
              </w:tc>
              <w:tc>
                <w:tcPr>
                  <w:tcW w:w="1108" w:type="dxa"/>
                </w:tcPr>
                <w:p w14:paraId="68DCB99F" w14:textId="77777777" w:rsidR="00282A26" w:rsidRDefault="00000000">
                  <w:pPr>
                    <w:pStyle w:val="Compact"/>
                    <w:jc w:val="right"/>
                  </w:pPr>
                  <w:r>
                    <w:t>0.67 (0.40-0.86)</w:t>
                  </w:r>
                </w:p>
              </w:tc>
            </w:tr>
            <w:tr w:rsidR="00282A26" w14:paraId="1254B2AC" w14:textId="77777777" w:rsidTr="00282A26">
              <w:tc>
                <w:tcPr>
                  <w:tcW w:w="3483" w:type="dxa"/>
                </w:tcPr>
                <w:p w14:paraId="3FFD5AF2" w14:textId="77777777" w:rsidR="00282A26" w:rsidRDefault="00000000">
                  <w:pPr>
                    <w:pStyle w:val="Compact"/>
                  </w:pPr>
                  <w:r>
                    <w:t>Pathology</w:t>
                  </w:r>
                </w:p>
              </w:tc>
              <w:tc>
                <w:tcPr>
                  <w:tcW w:w="1108" w:type="dxa"/>
                </w:tcPr>
                <w:p w14:paraId="7596CDCD" w14:textId="77777777" w:rsidR="00282A26" w:rsidRDefault="00000000">
                  <w:pPr>
                    <w:pStyle w:val="Compact"/>
                    <w:jc w:val="right"/>
                  </w:pPr>
                  <w:r>
                    <w:t>0.88 (0.78-0.96)</w:t>
                  </w:r>
                </w:p>
              </w:tc>
              <w:tc>
                <w:tcPr>
                  <w:tcW w:w="1108" w:type="dxa"/>
                </w:tcPr>
                <w:p w14:paraId="35623426" w14:textId="77777777" w:rsidR="00282A26" w:rsidRDefault="00000000">
                  <w:pPr>
                    <w:pStyle w:val="Compact"/>
                    <w:jc w:val="right"/>
                  </w:pPr>
                  <w:r>
                    <w:t>0.74 (0.53-0.93)</w:t>
                  </w:r>
                </w:p>
              </w:tc>
              <w:tc>
                <w:tcPr>
                  <w:tcW w:w="1108" w:type="dxa"/>
                </w:tcPr>
                <w:p w14:paraId="13776741" w14:textId="77777777" w:rsidR="00282A26" w:rsidRDefault="00000000">
                  <w:pPr>
                    <w:pStyle w:val="Compact"/>
                    <w:jc w:val="right"/>
                  </w:pPr>
                  <w:r>
                    <w:t>0.93 (0.79-1.00)</w:t>
                  </w:r>
                </w:p>
              </w:tc>
              <w:tc>
                <w:tcPr>
                  <w:tcW w:w="1108" w:type="dxa"/>
                </w:tcPr>
                <w:p w14:paraId="66C0ED18" w14:textId="77777777" w:rsidR="00282A26" w:rsidRDefault="00000000">
                  <w:pPr>
                    <w:pStyle w:val="Compact"/>
                    <w:jc w:val="right"/>
                  </w:pPr>
                  <w:r>
                    <w:t>0.82 (0.67-0.94)</w:t>
                  </w:r>
                </w:p>
              </w:tc>
            </w:tr>
            <w:tr w:rsidR="00282A26" w14:paraId="1513A9D7" w14:textId="77777777" w:rsidTr="00282A26">
              <w:tc>
                <w:tcPr>
                  <w:tcW w:w="3483" w:type="dxa"/>
                </w:tcPr>
                <w:p w14:paraId="56573B1D" w14:textId="77777777" w:rsidR="00282A26" w:rsidRDefault="00000000">
                  <w:pPr>
                    <w:pStyle w:val="Compact"/>
                  </w:pPr>
                  <w:r>
                    <w:t>Nutrition | restrictions</w:t>
                  </w:r>
                </w:p>
              </w:tc>
              <w:tc>
                <w:tcPr>
                  <w:tcW w:w="1108" w:type="dxa"/>
                </w:tcPr>
                <w:p w14:paraId="6B839E13" w14:textId="77777777" w:rsidR="00282A26" w:rsidRDefault="00000000">
                  <w:pPr>
                    <w:pStyle w:val="Compact"/>
                    <w:jc w:val="right"/>
                  </w:pPr>
                  <w:r>
                    <w:t>0.88 (0.78-0.96)</w:t>
                  </w:r>
                </w:p>
              </w:tc>
              <w:tc>
                <w:tcPr>
                  <w:tcW w:w="1108" w:type="dxa"/>
                </w:tcPr>
                <w:p w14:paraId="3354373D" w14:textId="77777777" w:rsidR="00282A26" w:rsidRDefault="00000000">
                  <w:pPr>
                    <w:pStyle w:val="Compact"/>
                    <w:jc w:val="right"/>
                  </w:pPr>
                  <w:r>
                    <w:t>0.70 (0.50-0.89)</w:t>
                  </w:r>
                </w:p>
              </w:tc>
              <w:tc>
                <w:tcPr>
                  <w:tcW w:w="1108" w:type="dxa"/>
                </w:tcPr>
                <w:p w14:paraId="40D7EE0F" w14:textId="77777777" w:rsidR="00282A26" w:rsidRDefault="00000000">
                  <w:pPr>
                    <w:pStyle w:val="Compact"/>
                    <w:jc w:val="right"/>
                  </w:pPr>
                  <w:r>
                    <w:t>1.00</w:t>
                  </w:r>
                </w:p>
              </w:tc>
              <w:tc>
                <w:tcPr>
                  <w:tcW w:w="1108" w:type="dxa"/>
                </w:tcPr>
                <w:p w14:paraId="36D4998E" w14:textId="77777777" w:rsidR="00282A26" w:rsidRDefault="00000000">
                  <w:pPr>
                    <w:pStyle w:val="Compact"/>
                    <w:jc w:val="right"/>
                  </w:pPr>
                  <w:r>
                    <w:t>0.82 (0.67-0.94)</w:t>
                  </w:r>
                </w:p>
              </w:tc>
            </w:tr>
            <w:tr w:rsidR="00282A26" w14:paraId="1BFE2ED1" w14:textId="77777777" w:rsidTr="00282A26">
              <w:tc>
                <w:tcPr>
                  <w:tcW w:w="3483" w:type="dxa"/>
                </w:tcPr>
                <w:p w14:paraId="2E675AFF" w14:textId="77777777" w:rsidR="00282A26" w:rsidRDefault="00000000">
                  <w:pPr>
                    <w:pStyle w:val="Compact"/>
                  </w:pPr>
                  <w:r>
                    <w:t>Fluid balance | restrictions</w:t>
                  </w:r>
                </w:p>
              </w:tc>
              <w:tc>
                <w:tcPr>
                  <w:tcW w:w="1108" w:type="dxa"/>
                </w:tcPr>
                <w:p w14:paraId="4E1AC3D3" w14:textId="77777777" w:rsidR="00282A26" w:rsidRDefault="00000000">
                  <w:pPr>
                    <w:pStyle w:val="Compact"/>
                    <w:jc w:val="right"/>
                  </w:pPr>
                  <w:r>
                    <w:t>0.90 (0.80-0.98)</w:t>
                  </w:r>
                </w:p>
              </w:tc>
              <w:tc>
                <w:tcPr>
                  <w:tcW w:w="1108" w:type="dxa"/>
                </w:tcPr>
                <w:p w14:paraId="73D751A9" w14:textId="77777777" w:rsidR="00282A26" w:rsidRDefault="00000000">
                  <w:pPr>
                    <w:pStyle w:val="Compact"/>
                    <w:jc w:val="right"/>
                  </w:pPr>
                  <w:r>
                    <w:t>0.70 (0.38-1.00)</w:t>
                  </w:r>
                </w:p>
              </w:tc>
              <w:tc>
                <w:tcPr>
                  <w:tcW w:w="1108" w:type="dxa"/>
                </w:tcPr>
                <w:p w14:paraId="2664C2B2" w14:textId="77777777" w:rsidR="00282A26" w:rsidRDefault="00000000">
                  <w:pPr>
                    <w:pStyle w:val="Compact"/>
                    <w:jc w:val="right"/>
                  </w:pPr>
                  <w:r>
                    <w:t>0.78 (0.44-1.00)</w:t>
                  </w:r>
                </w:p>
              </w:tc>
              <w:tc>
                <w:tcPr>
                  <w:tcW w:w="1108" w:type="dxa"/>
                </w:tcPr>
                <w:p w14:paraId="028DFBB6" w14:textId="77777777" w:rsidR="00282A26" w:rsidRDefault="00000000">
                  <w:pPr>
                    <w:pStyle w:val="Compact"/>
                    <w:jc w:val="right"/>
                  </w:pPr>
                  <w:r>
                    <w:t>0.74 (0.44-0.94)</w:t>
                  </w:r>
                </w:p>
              </w:tc>
            </w:tr>
            <w:tr w:rsidR="00282A26" w14:paraId="5090C55A" w14:textId="77777777" w:rsidTr="00282A26">
              <w:tc>
                <w:tcPr>
                  <w:tcW w:w="3483" w:type="dxa"/>
                </w:tcPr>
                <w:p w14:paraId="0156B62A" w14:textId="77777777" w:rsidR="00282A26" w:rsidRDefault="00000000">
                  <w:pPr>
                    <w:pStyle w:val="Compact"/>
                  </w:pPr>
                  <w:r>
                    <w:t>Skin integrity | interventions</w:t>
                  </w:r>
                </w:p>
              </w:tc>
              <w:tc>
                <w:tcPr>
                  <w:tcW w:w="1108" w:type="dxa"/>
                </w:tcPr>
                <w:p w14:paraId="76971025" w14:textId="77777777" w:rsidR="00282A26" w:rsidRDefault="00000000">
                  <w:pPr>
                    <w:pStyle w:val="Compact"/>
                    <w:jc w:val="right"/>
                  </w:pPr>
                  <w:r>
                    <w:t>0.90 (0.80-0.98)</w:t>
                  </w:r>
                </w:p>
              </w:tc>
              <w:tc>
                <w:tcPr>
                  <w:tcW w:w="1108" w:type="dxa"/>
                </w:tcPr>
                <w:p w14:paraId="1C533FB3" w14:textId="77777777" w:rsidR="00282A26" w:rsidRDefault="00000000">
                  <w:pPr>
                    <w:pStyle w:val="Compact"/>
                    <w:jc w:val="right"/>
                  </w:pPr>
                  <w:r>
                    <w:t>0.55 (0.22-0.83)</w:t>
                  </w:r>
                </w:p>
              </w:tc>
              <w:tc>
                <w:tcPr>
                  <w:tcW w:w="1108" w:type="dxa"/>
                </w:tcPr>
                <w:p w14:paraId="40BF7664" w14:textId="77777777" w:rsidR="00282A26" w:rsidRDefault="00000000">
                  <w:pPr>
                    <w:pStyle w:val="Compact"/>
                    <w:jc w:val="right"/>
                  </w:pPr>
                  <w:r>
                    <w:t>1.00</w:t>
                  </w:r>
                </w:p>
              </w:tc>
              <w:tc>
                <w:tcPr>
                  <w:tcW w:w="1108" w:type="dxa"/>
                </w:tcPr>
                <w:p w14:paraId="0C2DB54B" w14:textId="77777777" w:rsidR="00282A26" w:rsidRDefault="00000000">
                  <w:pPr>
                    <w:pStyle w:val="Compact"/>
                    <w:jc w:val="right"/>
                  </w:pPr>
                  <w:r>
                    <w:t>0.71 (0.36-0.91)</w:t>
                  </w:r>
                </w:p>
              </w:tc>
            </w:tr>
            <w:tr w:rsidR="00282A26" w14:paraId="52B73BA6" w14:textId="77777777" w:rsidTr="00282A26">
              <w:tc>
                <w:tcPr>
                  <w:tcW w:w="3483" w:type="dxa"/>
                </w:tcPr>
                <w:p w14:paraId="5CEFF5FE" w14:textId="77777777" w:rsidR="00282A26" w:rsidRDefault="00000000">
                  <w:pPr>
                    <w:pStyle w:val="Compact"/>
                  </w:pPr>
                  <w:r>
                    <w:t>Critical monitoring | alarms</w:t>
                  </w:r>
                </w:p>
              </w:tc>
              <w:tc>
                <w:tcPr>
                  <w:tcW w:w="1108" w:type="dxa"/>
                </w:tcPr>
                <w:p w14:paraId="7CBD0B7A" w14:textId="77777777" w:rsidR="00282A26" w:rsidRDefault="00000000">
                  <w:pPr>
                    <w:pStyle w:val="Compact"/>
                    <w:jc w:val="right"/>
                  </w:pPr>
                  <w:r>
                    <w:t>0.96 (0.90-1.00)</w:t>
                  </w:r>
                </w:p>
              </w:tc>
              <w:tc>
                <w:tcPr>
                  <w:tcW w:w="1108" w:type="dxa"/>
                </w:tcPr>
                <w:p w14:paraId="7B6E5156" w14:textId="77777777" w:rsidR="00282A26" w:rsidRDefault="00000000">
                  <w:pPr>
                    <w:pStyle w:val="Compact"/>
                    <w:jc w:val="right"/>
                  </w:pPr>
                  <w:r>
                    <w:t>0.00 (0.00-0.00)</w:t>
                  </w:r>
                </w:p>
              </w:tc>
              <w:tc>
                <w:tcPr>
                  <w:tcW w:w="1108" w:type="dxa"/>
                </w:tcPr>
                <w:p w14:paraId="52334069" w14:textId="77777777" w:rsidR="00282A26" w:rsidRDefault="00000000">
                  <w:pPr>
                    <w:pStyle w:val="Compact"/>
                    <w:jc w:val="right"/>
                  </w:pPr>
                  <w:r>
                    <w:t>0.00 (0.00-0.00)</w:t>
                  </w:r>
                </w:p>
              </w:tc>
              <w:tc>
                <w:tcPr>
                  <w:tcW w:w="1108" w:type="dxa"/>
                </w:tcPr>
                <w:p w14:paraId="133AD2D7" w14:textId="77777777" w:rsidR="00282A26" w:rsidRDefault="00000000">
                  <w:pPr>
                    <w:pStyle w:val="Compact"/>
                    <w:jc w:val="right"/>
                  </w:pPr>
                  <w:r>
                    <w:t>0.00 (0.00-0.00)</w:t>
                  </w:r>
                </w:p>
              </w:tc>
            </w:tr>
            <w:bookmarkEnd w:id="424"/>
            <w:tr w:rsidR="00CC598E" w14:paraId="174C94FD" w14:textId="77777777" w:rsidTr="00CC598E">
              <w:trPr>
                <w:del w:id="425" w:author="Author" w:date="2026-08-04T10:31:00Z" w16du:dateUtc="2026-08-04T00:31:00Z"/>
              </w:trPr>
              <w:tc>
                <w:tcPr>
                  <w:tcW w:w="3483" w:type="dxa"/>
                </w:tcPr>
                <w:p w14:paraId="5E1BA7E5" w14:textId="77777777" w:rsidR="00CC598E" w:rsidRDefault="00000000">
                  <w:pPr>
                    <w:pStyle w:val="Compact"/>
                    <w:rPr>
                      <w:del w:id="426" w:author="Author" w:date="2026-08-04T10:31:00Z" w16du:dateUtc="2026-08-04T00:31:00Z"/>
                    </w:rPr>
                  </w:pPr>
                  <w:del w:id="427" w:author="Author" w:date="2026-08-04T10:31:00Z" w16du:dateUtc="2026-08-04T00:31:00Z">
                    <w:r>
                      <w:rPr>
                        <w:b/>
                        <w:bCs/>
                      </w:rPr>
                      <w:delText>Recommendation</w:delText>
                    </w:r>
                  </w:del>
                </w:p>
              </w:tc>
              <w:tc>
                <w:tcPr>
                  <w:tcW w:w="1108" w:type="dxa"/>
                </w:tcPr>
                <w:p w14:paraId="6604DF52" w14:textId="77777777" w:rsidR="00CC598E" w:rsidRDefault="00CC598E">
                  <w:pPr>
                    <w:pStyle w:val="Compact"/>
                    <w:jc w:val="right"/>
                    <w:rPr>
                      <w:del w:id="428" w:author="Author" w:date="2026-08-04T10:31:00Z" w16du:dateUtc="2026-08-04T00:31:00Z"/>
                    </w:rPr>
                  </w:pPr>
                </w:p>
              </w:tc>
              <w:tc>
                <w:tcPr>
                  <w:tcW w:w="1108" w:type="dxa"/>
                </w:tcPr>
                <w:p w14:paraId="63F8328A" w14:textId="77777777" w:rsidR="00CC598E" w:rsidRDefault="00CC598E">
                  <w:pPr>
                    <w:pStyle w:val="Compact"/>
                    <w:jc w:val="right"/>
                    <w:rPr>
                      <w:del w:id="429" w:author="Author" w:date="2026-08-04T10:31:00Z" w16du:dateUtc="2026-08-04T00:31:00Z"/>
                    </w:rPr>
                  </w:pPr>
                </w:p>
              </w:tc>
              <w:tc>
                <w:tcPr>
                  <w:tcW w:w="1108" w:type="dxa"/>
                </w:tcPr>
                <w:p w14:paraId="43B7CB99" w14:textId="77777777" w:rsidR="00CC598E" w:rsidRDefault="00CC598E">
                  <w:pPr>
                    <w:pStyle w:val="Compact"/>
                    <w:jc w:val="right"/>
                    <w:rPr>
                      <w:del w:id="430" w:author="Author" w:date="2026-08-04T10:31:00Z" w16du:dateUtc="2026-08-04T00:31:00Z"/>
                    </w:rPr>
                  </w:pPr>
                </w:p>
              </w:tc>
              <w:tc>
                <w:tcPr>
                  <w:tcW w:w="1108" w:type="dxa"/>
                </w:tcPr>
                <w:p w14:paraId="7D0A82E5" w14:textId="77777777" w:rsidR="00CC598E" w:rsidRDefault="00CC598E">
                  <w:pPr>
                    <w:pStyle w:val="Compact"/>
                    <w:jc w:val="right"/>
                    <w:rPr>
                      <w:del w:id="431" w:author="Author" w:date="2026-08-04T10:31:00Z" w16du:dateUtc="2026-08-04T00:31:00Z"/>
                    </w:rPr>
                  </w:pPr>
                </w:p>
              </w:tc>
            </w:tr>
            <w:tr w:rsidR="00CC598E" w14:paraId="5DCE0BC9" w14:textId="77777777" w:rsidTr="00CC598E">
              <w:trPr>
                <w:del w:id="432" w:author="Author" w:date="2026-08-04T10:31:00Z" w16du:dateUtc="2026-08-04T00:31:00Z"/>
              </w:trPr>
              <w:tc>
                <w:tcPr>
                  <w:tcW w:w="3483" w:type="dxa"/>
                </w:tcPr>
                <w:p w14:paraId="6FFC62E2" w14:textId="77777777" w:rsidR="00CC598E" w:rsidRDefault="00000000">
                  <w:pPr>
                    <w:pStyle w:val="Compact"/>
                    <w:rPr>
                      <w:del w:id="433" w:author="Author" w:date="2026-08-04T10:31:00Z" w16du:dateUtc="2026-08-04T00:31:00Z"/>
                    </w:rPr>
                  </w:pPr>
                  <w:del w:id="434" w:author="Author" w:date="2026-08-04T10:31:00Z" w16du:dateUtc="2026-08-04T00:31:00Z">
                    <w:r>
                      <w:delText>Care plan/pathway actions to follow up</w:delText>
                    </w:r>
                  </w:del>
                </w:p>
              </w:tc>
              <w:tc>
                <w:tcPr>
                  <w:tcW w:w="1108" w:type="dxa"/>
                </w:tcPr>
                <w:p w14:paraId="406A620D" w14:textId="77777777" w:rsidR="00CC598E" w:rsidRDefault="00000000">
                  <w:pPr>
                    <w:pStyle w:val="Compact"/>
                    <w:jc w:val="right"/>
                    <w:rPr>
                      <w:del w:id="435" w:author="Author" w:date="2026-08-04T10:31:00Z" w16du:dateUtc="2026-08-04T00:31:00Z"/>
                    </w:rPr>
                  </w:pPr>
                  <w:del w:id="436" w:author="Author" w:date="2026-08-04T10:31:00Z" w16du:dateUtc="2026-08-04T00:31:00Z">
                    <w:r>
                      <w:delText>0.90 (0.80-0.98)</w:delText>
                    </w:r>
                  </w:del>
                </w:p>
              </w:tc>
              <w:tc>
                <w:tcPr>
                  <w:tcW w:w="1108" w:type="dxa"/>
                </w:tcPr>
                <w:p w14:paraId="4C40606B" w14:textId="77777777" w:rsidR="00CC598E" w:rsidRDefault="00000000">
                  <w:pPr>
                    <w:pStyle w:val="Compact"/>
                    <w:jc w:val="right"/>
                    <w:rPr>
                      <w:del w:id="437" w:author="Author" w:date="2026-08-04T10:31:00Z" w16du:dateUtc="2026-08-04T00:31:00Z"/>
                    </w:rPr>
                  </w:pPr>
                  <w:del w:id="438" w:author="Author" w:date="2026-08-04T10:31:00Z" w16du:dateUtc="2026-08-04T00:31:00Z">
                    <w:r>
                      <w:delText>0.90 (0.80-0.98)</w:delText>
                    </w:r>
                  </w:del>
                </w:p>
              </w:tc>
              <w:tc>
                <w:tcPr>
                  <w:tcW w:w="1108" w:type="dxa"/>
                </w:tcPr>
                <w:p w14:paraId="5CBFBE96" w14:textId="77777777" w:rsidR="00CC598E" w:rsidRDefault="00000000">
                  <w:pPr>
                    <w:pStyle w:val="Compact"/>
                    <w:jc w:val="right"/>
                    <w:rPr>
                      <w:del w:id="439" w:author="Author" w:date="2026-08-04T10:31:00Z" w16du:dateUtc="2026-08-04T00:31:00Z"/>
                    </w:rPr>
                  </w:pPr>
                  <w:del w:id="440" w:author="Author" w:date="2026-08-04T10:31:00Z" w16du:dateUtc="2026-08-04T00:31:00Z">
                    <w:r>
                      <w:delText>1.00</w:delText>
                    </w:r>
                  </w:del>
                </w:p>
              </w:tc>
              <w:tc>
                <w:tcPr>
                  <w:tcW w:w="1108" w:type="dxa"/>
                </w:tcPr>
                <w:p w14:paraId="42FF78E7" w14:textId="77777777" w:rsidR="00CC598E" w:rsidRDefault="00000000">
                  <w:pPr>
                    <w:pStyle w:val="Compact"/>
                    <w:jc w:val="right"/>
                    <w:rPr>
                      <w:del w:id="441" w:author="Author" w:date="2026-08-04T10:31:00Z" w16du:dateUtc="2026-08-04T00:31:00Z"/>
                    </w:rPr>
                  </w:pPr>
                  <w:del w:id="442" w:author="Author" w:date="2026-08-04T10:31:00Z" w16du:dateUtc="2026-08-04T00:31:00Z">
                    <w:r>
                      <w:delText>0.95 (0.89-0.99)</w:delText>
                    </w:r>
                  </w:del>
                </w:p>
              </w:tc>
            </w:tr>
            <w:tr w:rsidR="00CC598E" w14:paraId="0E3E6A02" w14:textId="77777777" w:rsidTr="00CC598E">
              <w:trPr>
                <w:del w:id="443" w:author="Author" w:date="2026-08-04T10:31:00Z" w16du:dateUtc="2026-08-04T00:31:00Z"/>
              </w:trPr>
              <w:tc>
                <w:tcPr>
                  <w:tcW w:w="3483" w:type="dxa"/>
                </w:tcPr>
                <w:p w14:paraId="44A6FE01" w14:textId="77777777" w:rsidR="00CC598E" w:rsidRDefault="00000000">
                  <w:pPr>
                    <w:pStyle w:val="Compact"/>
                    <w:rPr>
                      <w:del w:id="444" w:author="Author" w:date="2026-08-04T10:31:00Z" w16du:dateUtc="2026-08-04T00:31:00Z"/>
                    </w:rPr>
                  </w:pPr>
                  <w:del w:id="445" w:author="Author" w:date="2026-08-04T10:31:00Z" w16du:dateUtc="2026-08-04T00:31:00Z">
                    <w:r>
                      <w:delText>Asked patient/carer about goals and preferences</w:delText>
                    </w:r>
                  </w:del>
                </w:p>
              </w:tc>
              <w:tc>
                <w:tcPr>
                  <w:tcW w:w="1108" w:type="dxa"/>
                </w:tcPr>
                <w:p w14:paraId="556B39FD" w14:textId="77777777" w:rsidR="00CC598E" w:rsidRDefault="00000000">
                  <w:pPr>
                    <w:pStyle w:val="Compact"/>
                    <w:jc w:val="right"/>
                    <w:rPr>
                      <w:del w:id="446" w:author="Author" w:date="2026-08-04T10:31:00Z" w16du:dateUtc="2026-08-04T00:31:00Z"/>
                    </w:rPr>
                  </w:pPr>
                  <w:del w:id="447" w:author="Author" w:date="2026-08-04T10:31:00Z" w16du:dateUtc="2026-08-04T00:31:00Z">
                    <w:r>
                      <w:delText>0.80 (0.67-0.90)</w:delText>
                    </w:r>
                  </w:del>
                </w:p>
              </w:tc>
              <w:tc>
                <w:tcPr>
                  <w:tcW w:w="1108" w:type="dxa"/>
                </w:tcPr>
                <w:p w14:paraId="0D9C7FA5" w14:textId="77777777" w:rsidR="00CC598E" w:rsidRDefault="00000000">
                  <w:pPr>
                    <w:pStyle w:val="Compact"/>
                    <w:jc w:val="right"/>
                    <w:rPr>
                      <w:del w:id="448" w:author="Author" w:date="2026-08-04T10:31:00Z" w16du:dateUtc="2026-08-04T00:31:00Z"/>
                    </w:rPr>
                  </w:pPr>
                  <w:del w:id="449" w:author="Author" w:date="2026-08-04T10:31:00Z" w16du:dateUtc="2026-08-04T00:31:00Z">
                    <w:r>
                      <w:delText>0.00 (0.00-0.00)</w:delText>
                    </w:r>
                  </w:del>
                </w:p>
              </w:tc>
              <w:tc>
                <w:tcPr>
                  <w:tcW w:w="1108" w:type="dxa"/>
                </w:tcPr>
                <w:p w14:paraId="47D9A386" w14:textId="77777777" w:rsidR="00CC598E" w:rsidRDefault="00000000">
                  <w:pPr>
                    <w:pStyle w:val="Compact"/>
                    <w:jc w:val="right"/>
                    <w:rPr>
                      <w:del w:id="450" w:author="Author" w:date="2026-08-04T10:31:00Z" w16du:dateUtc="2026-08-04T00:31:00Z"/>
                    </w:rPr>
                  </w:pPr>
                  <w:del w:id="451" w:author="Author" w:date="2026-08-04T10:31:00Z" w16du:dateUtc="2026-08-04T00:31:00Z">
                    <w:r>
                      <w:delText>0.00 (0.00-0.00)</w:delText>
                    </w:r>
                  </w:del>
                </w:p>
              </w:tc>
              <w:tc>
                <w:tcPr>
                  <w:tcW w:w="1108" w:type="dxa"/>
                </w:tcPr>
                <w:p w14:paraId="03632992" w14:textId="77777777" w:rsidR="00CC598E" w:rsidRDefault="00000000">
                  <w:pPr>
                    <w:pStyle w:val="Compact"/>
                    <w:jc w:val="right"/>
                    <w:rPr>
                      <w:del w:id="452" w:author="Author" w:date="2026-08-04T10:31:00Z" w16du:dateUtc="2026-08-04T00:31:00Z"/>
                    </w:rPr>
                  </w:pPr>
                  <w:del w:id="453" w:author="Author" w:date="2026-08-04T10:31:00Z" w16du:dateUtc="2026-08-04T00:31:00Z">
                    <w:r>
                      <w:delText>0.00 (0.00-0.00)</w:delText>
                    </w:r>
                  </w:del>
                </w:p>
              </w:tc>
            </w:tr>
            <w:tr w:rsidR="00CC598E" w14:paraId="1E74C62A" w14:textId="77777777" w:rsidTr="00CC598E">
              <w:trPr>
                <w:del w:id="454" w:author="Author" w:date="2026-08-04T10:31:00Z" w16du:dateUtc="2026-08-04T00:31:00Z"/>
              </w:trPr>
              <w:tc>
                <w:tcPr>
                  <w:tcW w:w="3483" w:type="dxa"/>
                </w:tcPr>
                <w:p w14:paraId="0B758966" w14:textId="77777777" w:rsidR="00CC598E" w:rsidRDefault="00000000">
                  <w:pPr>
                    <w:pStyle w:val="Compact"/>
                    <w:rPr>
                      <w:del w:id="455" w:author="Author" w:date="2026-08-04T10:31:00Z" w16du:dateUtc="2026-08-04T00:31:00Z"/>
                    </w:rPr>
                  </w:pPr>
                  <w:del w:id="456" w:author="Author" w:date="2026-08-04T10:31:00Z" w16du:dateUtc="2026-08-04T00:31:00Z">
                    <w:r>
                      <w:delText>Discharge plan</w:delText>
                    </w:r>
                  </w:del>
                </w:p>
              </w:tc>
              <w:tc>
                <w:tcPr>
                  <w:tcW w:w="1108" w:type="dxa"/>
                </w:tcPr>
                <w:p w14:paraId="3724CA26" w14:textId="77777777" w:rsidR="00CC598E" w:rsidRDefault="00000000">
                  <w:pPr>
                    <w:pStyle w:val="Compact"/>
                    <w:jc w:val="right"/>
                    <w:rPr>
                      <w:del w:id="457" w:author="Author" w:date="2026-08-04T10:31:00Z" w16du:dateUtc="2026-08-04T00:31:00Z"/>
                    </w:rPr>
                  </w:pPr>
                  <w:del w:id="458" w:author="Author" w:date="2026-08-04T10:31:00Z" w16du:dateUtc="2026-08-04T00:31:00Z">
                    <w:r>
                      <w:delText>0.98 (0.94-1.00)</w:delText>
                    </w:r>
                  </w:del>
                </w:p>
              </w:tc>
              <w:tc>
                <w:tcPr>
                  <w:tcW w:w="1108" w:type="dxa"/>
                </w:tcPr>
                <w:p w14:paraId="196BE135" w14:textId="77777777" w:rsidR="00CC598E" w:rsidRDefault="00000000">
                  <w:pPr>
                    <w:pStyle w:val="Compact"/>
                    <w:jc w:val="right"/>
                    <w:rPr>
                      <w:del w:id="459" w:author="Author" w:date="2026-08-04T10:31:00Z" w16du:dateUtc="2026-08-04T00:31:00Z"/>
                    </w:rPr>
                  </w:pPr>
                  <w:del w:id="460" w:author="Author" w:date="2026-08-04T10:31:00Z" w16du:dateUtc="2026-08-04T00:31:00Z">
                    <w:r>
                      <w:delText>0.80 (0.33-1.00)</w:delText>
                    </w:r>
                  </w:del>
                </w:p>
              </w:tc>
              <w:tc>
                <w:tcPr>
                  <w:tcW w:w="1108" w:type="dxa"/>
                </w:tcPr>
                <w:p w14:paraId="5AAB7A14" w14:textId="77777777" w:rsidR="00CC598E" w:rsidRDefault="00000000">
                  <w:pPr>
                    <w:pStyle w:val="Compact"/>
                    <w:jc w:val="right"/>
                    <w:rPr>
                      <w:del w:id="461" w:author="Author" w:date="2026-08-04T10:31:00Z" w16du:dateUtc="2026-08-04T00:31:00Z"/>
                    </w:rPr>
                  </w:pPr>
                  <w:del w:id="462" w:author="Author" w:date="2026-08-04T10:31:00Z" w16du:dateUtc="2026-08-04T00:31:00Z">
                    <w:r>
                      <w:delText>1.00</w:delText>
                    </w:r>
                  </w:del>
                </w:p>
              </w:tc>
              <w:tc>
                <w:tcPr>
                  <w:tcW w:w="1108" w:type="dxa"/>
                </w:tcPr>
                <w:p w14:paraId="7F774A92" w14:textId="77777777" w:rsidR="00CC598E" w:rsidRDefault="00000000">
                  <w:pPr>
                    <w:pStyle w:val="Compact"/>
                    <w:jc w:val="right"/>
                    <w:rPr>
                      <w:del w:id="463" w:author="Author" w:date="2026-08-04T10:31:00Z" w16du:dateUtc="2026-08-04T00:31:00Z"/>
                    </w:rPr>
                  </w:pPr>
                  <w:del w:id="464" w:author="Author" w:date="2026-08-04T10:31:00Z" w16du:dateUtc="2026-08-04T00:31:00Z">
                    <w:r>
                      <w:delText>0.89 (0.50-1.00)</w:delText>
                    </w:r>
                  </w:del>
                </w:p>
              </w:tc>
            </w:tr>
            <w:tr w:rsidR="00CC598E" w14:paraId="3A75AD7A" w14:textId="77777777" w:rsidTr="00CC598E">
              <w:trPr>
                <w:del w:id="465" w:author="Author" w:date="2026-08-04T10:31:00Z" w16du:dateUtc="2026-08-04T00:31:00Z"/>
              </w:trPr>
              <w:tc>
                <w:tcPr>
                  <w:tcW w:w="3483" w:type="dxa"/>
                </w:tcPr>
                <w:p w14:paraId="00E30E28" w14:textId="77777777" w:rsidR="00CC598E" w:rsidRDefault="00000000">
                  <w:pPr>
                    <w:pStyle w:val="Compact"/>
                    <w:rPr>
                      <w:del w:id="466" w:author="Author" w:date="2026-08-04T10:31:00Z" w16du:dateUtc="2026-08-04T00:31:00Z"/>
                    </w:rPr>
                  </w:pPr>
                  <w:del w:id="467" w:author="Author" w:date="2026-08-04T10:31:00Z" w16du:dateUtc="2026-08-04T00:31:00Z">
                    <w:r>
                      <w:delText>Critical actions required</w:delText>
                    </w:r>
                  </w:del>
                </w:p>
              </w:tc>
              <w:tc>
                <w:tcPr>
                  <w:tcW w:w="1108" w:type="dxa"/>
                </w:tcPr>
                <w:p w14:paraId="21A2C04B" w14:textId="77777777" w:rsidR="00CC598E" w:rsidRDefault="00000000">
                  <w:pPr>
                    <w:pStyle w:val="Compact"/>
                    <w:jc w:val="right"/>
                    <w:rPr>
                      <w:del w:id="468" w:author="Author" w:date="2026-08-04T10:31:00Z" w16du:dateUtc="2026-08-04T00:31:00Z"/>
                    </w:rPr>
                  </w:pPr>
                  <w:del w:id="469" w:author="Author" w:date="2026-08-04T10:31:00Z" w16du:dateUtc="2026-08-04T00:31:00Z">
                    <w:r>
                      <w:delText>0.92 (0.84-0.98)</w:delText>
                    </w:r>
                  </w:del>
                </w:p>
              </w:tc>
              <w:tc>
                <w:tcPr>
                  <w:tcW w:w="1108" w:type="dxa"/>
                </w:tcPr>
                <w:p w14:paraId="7BB7B3B8" w14:textId="77777777" w:rsidR="00CC598E" w:rsidRDefault="00000000">
                  <w:pPr>
                    <w:pStyle w:val="Compact"/>
                    <w:jc w:val="right"/>
                    <w:rPr>
                      <w:del w:id="470" w:author="Author" w:date="2026-08-04T10:31:00Z" w16du:dateUtc="2026-08-04T00:31:00Z"/>
                    </w:rPr>
                  </w:pPr>
                  <w:del w:id="471" w:author="Author" w:date="2026-08-04T10:31:00Z" w16du:dateUtc="2026-08-04T00:31:00Z">
                    <w:r>
                      <w:delText>0.20 (0.00-0.67)</w:delText>
                    </w:r>
                  </w:del>
                </w:p>
              </w:tc>
              <w:tc>
                <w:tcPr>
                  <w:tcW w:w="1108" w:type="dxa"/>
                </w:tcPr>
                <w:p w14:paraId="51768135" w14:textId="77777777" w:rsidR="00CC598E" w:rsidRDefault="00000000">
                  <w:pPr>
                    <w:pStyle w:val="Compact"/>
                    <w:jc w:val="right"/>
                    <w:rPr>
                      <w:del w:id="472" w:author="Author" w:date="2026-08-04T10:31:00Z" w16du:dateUtc="2026-08-04T00:31:00Z"/>
                    </w:rPr>
                  </w:pPr>
                  <w:del w:id="473" w:author="Author" w:date="2026-08-04T10:31:00Z" w16du:dateUtc="2026-08-04T00:31:00Z">
                    <w:r>
                      <w:delText>1.00</w:delText>
                    </w:r>
                  </w:del>
                </w:p>
              </w:tc>
              <w:tc>
                <w:tcPr>
                  <w:tcW w:w="1108" w:type="dxa"/>
                </w:tcPr>
                <w:p w14:paraId="4A47AAF1" w14:textId="77777777" w:rsidR="00CC598E" w:rsidRDefault="00000000">
                  <w:pPr>
                    <w:pStyle w:val="Compact"/>
                    <w:jc w:val="right"/>
                    <w:rPr>
                      <w:del w:id="474" w:author="Author" w:date="2026-08-04T10:31:00Z" w16du:dateUtc="2026-08-04T00:31:00Z"/>
                    </w:rPr>
                  </w:pPr>
                  <w:del w:id="475" w:author="Author" w:date="2026-08-04T10:31:00Z" w16du:dateUtc="2026-08-04T00:31:00Z">
                    <w:r>
                      <w:delText>0.33 (0.00-0.80)</w:delText>
                    </w:r>
                  </w:del>
                </w:p>
              </w:tc>
            </w:tr>
            <w:tr w:rsidR="00CC598E" w14:paraId="054A7459" w14:textId="77777777" w:rsidTr="00CC598E">
              <w:trPr>
                <w:del w:id="476" w:author="Author" w:date="2026-08-04T10:31:00Z" w16du:dateUtc="2026-08-04T00:31:00Z"/>
              </w:trPr>
              <w:tc>
                <w:tcPr>
                  <w:tcW w:w="3483" w:type="dxa"/>
                </w:tcPr>
                <w:p w14:paraId="4F8CF790" w14:textId="77777777" w:rsidR="00CC598E" w:rsidRDefault="00000000">
                  <w:pPr>
                    <w:pStyle w:val="Compact"/>
                    <w:rPr>
                      <w:del w:id="477" w:author="Author" w:date="2026-08-04T10:31:00Z" w16du:dateUtc="2026-08-04T00:31:00Z"/>
                    </w:rPr>
                  </w:pPr>
                  <w:del w:id="478" w:author="Author" w:date="2026-08-04T10:31:00Z" w16du:dateUtc="2026-08-04T00:31:00Z">
                    <w:r>
                      <w:rPr>
                        <w:b/>
                        <w:bCs/>
                      </w:rPr>
                      <w:delText>Patient Involvement</w:delText>
                    </w:r>
                  </w:del>
                </w:p>
              </w:tc>
              <w:tc>
                <w:tcPr>
                  <w:tcW w:w="1108" w:type="dxa"/>
                </w:tcPr>
                <w:p w14:paraId="6E022BC6" w14:textId="77777777" w:rsidR="00CC598E" w:rsidRDefault="00CC598E">
                  <w:pPr>
                    <w:pStyle w:val="Compact"/>
                    <w:jc w:val="right"/>
                    <w:rPr>
                      <w:del w:id="479" w:author="Author" w:date="2026-08-04T10:31:00Z" w16du:dateUtc="2026-08-04T00:31:00Z"/>
                    </w:rPr>
                  </w:pPr>
                </w:p>
              </w:tc>
              <w:tc>
                <w:tcPr>
                  <w:tcW w:w="1108" w:type="dxa"/>
                </w:tcPr>
                <w:p w14:paraId="64562A50" w14:textId="77777777" w:rsidR="00CC598E" w:rsidRDefault="00CC598E">
                  <w:pPr>
                    <w:pStyle w:val="Compact"/>
                    <w:jc w:val="right"/>
                    <w:rPr>
                      <w:del w:id="480" w:author="Author" w:date="2026-08-04T10:31:00Z" w16du:dateUtc="2026-08-04T00:31:00Z"/>
                    </w:rPr>
                  </w:pPr>
                </w:p>
              </w:tc>
              <w:tc>
                <w:tcPr>
                  <w:tcW w:w="1108" w:type="dxa"/>
                </w:tcPr>
                <w:p w14:paraId="58A221BE" w14:textId="77777777" w:rsidR="00CC598E" w:rsidRDefault="00CC598E">
                  <w:pPr>
                    <w:pStyle w:val="Compact"/>
                    <w:jc w:val="right"/>
                    <w:rPr>
                      <w:del w:id="481" w:author="Author" w:date="2026-08-04T10:31:00Z" w16du:dateUtc="2026-08-04T00:31:00Z"/>
                    </w:rPr>
                  </w:pPr>
                </w:p>
              </w:tc>
              <w:tc>
                <w:tcPr>
                  <w:tcW w:w="1108" w:type="dxa"/>
                </w:tcPr>
                <w:p w14:paraId="5EF55854" w14:textId="77777777" w:rsidR="00CC598E" w:rsidRDefault="00CC598E">
                  <w:pPr>
                    <w:pStyle w:val="Compact"/>
                    <w:jc w:val="right"/>
                    <w:rPr>
                      <w:del w:id="482" w:author="Author" w:date="2026-08-04T10:31:00Z" w16du:dateUtc="2026-08-04T00:31:00Z"/>
                    </w:rPr>
                  </w:pPr>
                </w:p>
              </w:tc>
            </w:tr>
            <w:tr w:rsidR="00CC598E" w14:paraId="4D2041D8" w14:textId="77777777" w:rsidTr="00CC598E">
              <w:trPr>
                <w:del w:id="483" w:author="Author" w:date="2026-08-04T10:31:00Z" w16du:dateUtc="2026-08-04T00:31:00Z"/>
              </w:trPr>
              <w:tc>
                <w:tcPr>
                  <w:tcW w:w="3483" w:type="dxa"/>
                </w:tcPr>
                <w:p w14:paraId="145E280B" w14:textId="77777777" w:rsidR="00CC598E" w:rsidRDefault="00000000">
                  <w:pPr>
                    <w:pStyle w:val="Compact"/>
                    <w:rPr>
                      <w:del w:id="484" w:author="Author" w:date="2026-08-04T10:31:00Z" w16du:dateUtc="2026-08-04T00:31:00Z"/>
                    </w:rPr>
                  </w:pPr>
                  <w:del w:id="485" w:author="Author" w:date="2026-08-04T10:31:00Z" w16du:dateUtc="2026-08-04T00:31:00Z">
                    <w:r>
                      <w:delText>Introduction of clinicians involved in handover to patient/carer</w:delText>
                    </w:r>
                  </w:del>
                </w:p>
              </w:tc>
              <w:tc>
                <w:tcPr>
                  <w:tcW w:w="1108" w:type="dxa"/>
                </w:tcPr>
                <w:p w14:paraId="7B32D9D3" w14:textId="77777777" w:rsidR="00CC598E" w:rsidRDefault="00000000">
                  <w:pPr>
                    <w:pStyle w:val="Compact"/>
                    <w:jc w:val="right"/>
                    <w:rPr>
                      <w:del w:id="486" w:author="Author" w:date="2026-08-04T10:31:00Z" w16du:dateUtc="2026-08-04T00:31:00Z"/>
                    </w:rPr>
                  </w:pPr>
                  <w:del w:id="487" w:author="Author" w:date="2026-08-04T10:31:00Z" w16du:dateUtc="2026-08-04T00:31:00Z">
                    <w:r>
                      <w:delText>0.84 (0.73-0.94)</w:delText>
                    </w:r>
                  </w:del>
                </w:p>
              </w:tc>
              <w:tc>
                <w:tcPr>
                  <w:tcW w:w="1108" w:type="dxa"/>
                </w:tcPr>
                <w:p w14:paraId="68DB7DD1" w14:textId="77777777" w:rsidR="00CC598E" w:rsidRDefault="00000000">
                  <w:pPr>
                    <w:pStyle w:val="Compact"/>
                    <w:jc w:val="right"/>
                    <w:rPr>
                      <w:del w:id="488" w:author="Author" w:date="2026-08-04T10:31:00Z" w16du:dateUtc="2026-08-04T00:31:00Z"/>
                    </w:rPr>
                  </w:pPr>
                  <w:del w:id="489" w:author="Author" w:date="2026-08-04T10:31:00Z" w16du:dateUtc="2026-08-04T00:31:00Z">
                    <w:r>
                      <w:delText>0.71 (0.55-0.87)</w:delText>
                    </w:r>
                  </w:del>
                </w:p>
              </w:tc>
              <w:tc>
                <w:tcPr>
                  <w:tcW w:w="1108" w:type="dxa"/>
                </w:tcPr>
                <w:p w14:paraId="4776B908" w14:textId="77777777" w:rsidR="00CC598E" w:rsidRDefault="00000000">
                  <w:pPr>
                    <w:pStyle w:val="Compact"/>
                    <w:jc w:val="right"/>
                    <w:rPr>
                      <w:del w:id="490" w:author="Author" w:date="2026-08-04T10:31:00Z" w16du:dateUtc="2026-08-04T00:31:00Z"/>
                    </w:rPr>
                  </w:pPr>
                  <w:del w:id="491" w:author="Author" w:date="2026-08-04T10:31:00Z" w16du:dateUtc="2026-08-04T00:31:00Z">
                    <w:r>
                      <w:delText>1.00</w:delText>
                    </w:r>
                  </w:del>
                </w:p>
              </w:tc>
              <w:tc>
                <w:tcPr>
                  <w:tcW w:w="1108" w:type="dxa"/>
                </w:tcPr>
                <w:p w14:paraId="30A53648" w14:textId="77777777" w:rsidR="00CC598E" w:rsidRDefault="00000000">
                  <w:pPr>
                    <w:pStyle w:val="Compact"/>
                    <w:jc w:val="right"/>
                    <w:rPr>
                      <w:del w:id="492" w:author="Author" w:date="2026-08-04T10:31:00Z" w16du:dateUtc="2026-08-04T00:31:00Z"/>
                    </w:rPr>
                  </w:pPr>
                  <w:del w:id="493" w:author="Author" w:date="2026-08-04T10:31:00Z" w16du:dateUtc="2026-08-04T00:31:00Z">
                    <w:r>
                      <w:delText>0.83 (0.71-0.93)</w:delText>
                    </w:r>
                  </w:del>
                </w:p>
              </w:tc>
            </w:tr>
            <w:tr w:rsidR="00CC598E" w14:paraId="70EA29D6" w14:textId="77777777" w:rsidTr="00CC598E">
              <w:trPr>
                <w:del w:id="494" w:author="Author" w:date="2026-08-04T10:31:00Z" w16du:dateUtc="2026-08-04T00:31:00Z"/>
              </w:trPr>
              <w:tc>
                <w:tcPr>
                  <w:tcW w:w="3483" w:type="dxa"/>
                </w:tcPr>
                <w:p w14:paraId="698AE591" w14:textId="77777777" w:rsidR="00CC598E" w:rsidRDefault="00000000">
                  <w:pPr>
                    <w:pStyle w:val="Compact"/>
                    <w:rPr>
                      <w:del w:id="495" w:author="Author" w:date="2026-08-04T10:31:00Z" w16du:dateUtc="2026-08-04T00:31:00Z"/>
                    </w:rPr>
                  </w:pPr>
                  <w:del w:id="496" w:author="Author" w:date="2026-08-04T10:31:00Z" w16du:dateUtc="2026-08-04T00:31:00Z">
                    <w:r>
                      <w:delText>Invitation for patient/carer to participate in handover</w:delText>
                    </w:r>
                  </w:del>
                </w:p>
              </w:tc>
              <w:tc>
                <w:tcPr>
                  <w:tcW w:w="1108" w:type="dxa"/>
                </w:tcPr>
                <w:p w14:paraId="1095CD50" w14:textId="77777777" w:rsidR="00CC598E" w:rsidRDefault="00000000">
                  <w:pPr>
                    <w:pStyle w:val="Compact"/>
                    <w:jc w:val="right"/>
                    <w:rPr>
                      <w:del w:id="497" w:author="Author" w:date="2026-08-04T10:31:00Z" w16du:dateUtc="2026-08-04T00:31:00Z"/>
                    </w:rPr>
                  </w:pPr>
                  <w:del w:id="498" w:author="Author" w:date="2026-08-04T10:31:00Z" w16du:dateUtc="2026-08-04T00:31:00Z">
                    <w:r>
                      <w:delText>0.82 (0.69-0.92)</w:delText>
                    </w:r>
                  </w:del>
                </w:p>
              </w:tc>
              <w:tc>
                <w:tcPr>
                  <w:tcW w:w="1108" w:type="dxa"/>
                </w:tcPr>
                <w:p w14:paraId="5DF21D2C" w14:textId="77777777" w:rsidR="00CC598E" w:rsidRDefault="00000000">
                  <w:pPr>
                    <w:pStyle w:val="Compact"/>
                    <w:jc w:val="right"/>
                    <w:rPr>
                      <w:del w:id="499" w:author="Author" w:date="2026-08-04T10:31:00Z" w16du:dateUtc="2026-08-04T00:31:00Z"/>
                    </w:rPr>
                  </w:pPr>
                  <w:del w:id="500" w:author="Author" w:date="2026-08-04T10:31:00Z" w16du:dateUtc="2026-08-04T00:31:00Z">
                    <w:r>
                      <w:delText>0.65 (0.44-0.83)</w:delText>
                    </w:r>
                  </w:del>
                </w:p>
              </w:tc>
              <w:tc>
                <w:tcPr>
                  <w:tcW w:w="1108" w:type="dxa"/>
                </w:tcPr>
                <w:p w14:paraId="2C561A25" w14:textId="77777777" w:rsidR="00CC598E" w:rsidRDefault="00000000">
                  <w:pPr>
                    <w:pStyle w:val="Compact"/>
                    <w:jc w:val="right"/>
                    <w:rPr>
                      <w:del w:id="501" w:author="Author" w:date="2026-08-04T10:31:00Z" w16du:dateUtc="2026-08-04T00:31:00Z"/>
                    </w:rPr>
                  </w:pPr>
                  <w:del w:id="502" w:author="Author" w:date="2026-08-04T10:31:00Z" w16du:dateUtc="2026-08-04T00:31:00Z">
                    <w:r>
                      <w:delText>0.94 (0.78-1.00)</w:delText>
                    </w:r>
                  </w:del>
                </w:p>
              </w:tc>
              <w:tc>
                <w:tcPr>
                  <w:tcW w:w="1108" w:type="dxa"/>
                </w:tcPr>
                <w:p w14:paraId="7E35CC43" w14:textId="77777777" w:rsidR="00CC598E" w:rsidRDefault="00000000">
                  <w:pPr>
                    <w:pStyle w:val="Compact"/>
                    <w:jc w:val="right"/>
                    <w:rPr>
                      <w:del w:id="503" w:author="Author" w:date="2026-08-04T10:31:00Z" w16du:dateUtc="2026-08-04T00:31:00Z"/>
                    </w:rPr>
                  </w:pPr>
                  <w:del w:id="504" w:author="Author" w:date="2026-08-04T10:31:00Z" w16du:dateUtc="2026-08-04T00:31:00Z">
                    <w:r>
                      <w:delText>0.77 (0.59-0.89)</w:delText>
                    </w:r>
                  </w:del>
                </w:p>
              </w:tc>
            </w:tr>
          </w:tbl>
          <w:p w14:paraId="5A783C53" w14:textId="77777777" w:rsidR="00282A26" w:rsidRDefault="00282A26"/>
        </w:tc>
      </w:tr>
    </w:tbl>
    <w:p w14:paraId="46920FEF" w14:textId="77777777" w:rsidR="00282A26" w:rsidRDefault="00000000">
      <w:pPr>
        <w:rPr>
          <w:ins w:id="505" w:author="Author" w:date="2026-08-04T10:31:00Z" w16du:dateUtc="2026-08-04T00:31:00Z"/>
        </w:rPr>
      </w:pPr>
      <w:ins w:id="506" w:author="Author" w:date="2026-08-04T10:31:00Z" w16du:dateUtc="2026-08-04T00:31:00Z">
        <w:r>
          <w:br w:type="page"/>
        </w:r>
      </w:ins>
    </w:p>
    <w:p w14:paraId="6C7A253B" w14:textId="77777777" w:rsidR="00282A26" w:rsidRDefault="00000000">
      <w:pPr>
        <w:pStyle w:val="BodyText"/>
        <w:rPr>
          <w:ins w:id="507" w:author="Author" w:date="2026-08-04T10:31:00Z" w16du:dateUtc="2026-08-04T00:31:00Z"/>
        </w:rPr>
      </w:pPr>
      <w:ins w:id="508" w:author="Author" w:date="2026-08-04T10:31:00Z" w16du:dateUtc="2026-08-04T00:31:00Z">
        <w:r>
          <w:rPr>
            <w:i/>
            <w:iCs/>
          </w:rPr>
          <w:lastRenderedPageBreak/>
          <w:t>Table 5 (continued)</w:t>
        </w:r>
      </w:ins>
    </w:p>
    <w:tbl>
      <w:tblPr>
        <w:tblStyle w:val="Table"/>
        <w:tblW w:w="5000" w:type="pct"/>
        <w:tblLayout w:type="fixed"/>
        <w:tblLook w:val="0020" w:firstRow="1" w:lastRow="0" w:firstColumn="0" w:lastColumn="0" w:noHBand="0" w:noVBand="0"/>
      </w:tblPr>
      <w:tblGrid>
        <w:gridCol w:w="6238"/>
        <w:gridCol w:w="1984"/>
        <w:gridCol w:w="1984"/>
        <w:gridCol w:w="1984"/>
        <w:gridCol w:w="1984"/>
      </w:tblGrid>
      <w:tr w:rsidR="00282A26" w14:paraId="72FCB4D0" w14:textId="77777777" w:rsidTr="00282A26">
        <w:trPr>
          <w:cnfStyle w:val="100000000000" w:firstRow="1" w:lastRow="0" w:firstColumn="0" w:lastColumn="0" w:oddVBand="0" w:evenVBand="0" w:oddHBand="0" w:evenHBand="0" w:firstRowFirstColumn="0" w:firstRowLastColumn="0" w:lastRowFirstColumn="0" w:lastRowLastColumn="0"/>
          <w:tblHeader/>
          <w:ins w:id="509" w:author="Author" w:date="2026-08-04T10:31:00Z" w16du:dateUtc="2026-08-04T00:31:00Z"/>
        </w:trPr>
        <w:tc>
          <w:tcPr>
            <w:tcW w:w="3483" w:type="dxa"/>
          </w:tcPr>
          <w:p w14:paraId="24F3275F" w14:textId="77777777" w:rsidR="00282A26" w:rsidRDefault="00000000">
            <w:pPr>
              <w:pStyle w:val="Compact"/>
              <w:rPr>
                <w:ins w:id="510" w:author="Author" w:date="2026-08-04T10:31:00Z" w16du:dateUtc="2026-08-04T00:31:00Z"/>
              </w:rPr>
            </w:pPr>
            <w:ins w:id="511" w:author="Author" w:date="2026-08-04T10:31:00Z" w16du:dateUtc="2026-08-04T00:31:00Z">
              <w:r>
                <w:t>Checklist item</w:t>
              </w:r>
            </w:ins>
          </w:p>
        </w:tc>
        <w:tc>
          <w:tcPr>
            <w:tcW w:w="1108" w:type="dxa"/>
          </w:tcPr>
          <w:p w14:paraId="1F3A2062" w14:textId="77777777" w:rsidR="00282A26" w:rsidRDefault="00000000">
            <w:pPr>
              <w:pStyle w:val="Compact"/>
              <w:jc w:val="right"/>
              <w:rPr>
                <w:ins w:id="512" w:author="Author" w:date="2026-08-04T10:31:00Z" w16du:dateUtc="2026-08-04T00:31:00Z"/>
              </w:rPr>
            </w:pPr>
            <w:ins w:id="513" w:author="Author" w:date="2026-08-04T10:31:00Z" w16du:dateUtc="2026-08-04T00:31:00Z">
              <w:r>
                <w:t>Accuracy</w:t>
              </w:r>
            </w:ins>
          </w:p>
        </w:tc>
        <w:tc>
          <w:tcPr>
            <w:tcW w:w="1108" w:type="dxa"/>
          </w:tcPr>
          <w:p w14:paraId="13F92446" w14:textId="77777777" w:rsidR="00282A26" w:rsidRDefault="00000000">
            <w:pPr>
              <w:pStyle w:val="Compact"/>
              <w:jc w:val="right"/>
              <w:rPr>
                <w:ins w:id="514" w:author="Author" w:date="2026-08-04T10:31:00Z" w16du:dateUtc="2026-08-04T00:31:00Z"/>
              </w:rPr>
            </w:pPr>
            <w:ins w:id="515" w:author="Author" w:date="2026-08-04T10:31:00Z" w16du:dateUtc="2026-08-04T00:31:00Z">
              <w:r>
                <w:t>Precision</w:t>
              </w:r>
            </w:ins>
          </w:p>
        </w:tc>
        <w:tc>
          <w:tcPr>
            <w:tcW w:w="1108" w:type="dxa"/>
          </w:tcPr>
          <w:p w14:paraId="57F14EA5" w14:textId="77777777" w:rsidR="00282A26" w:rsidRDefault="00000000">
            <w:pPr>
              <w:pStyle w:val="Compact"/>
              <w:jc w:val="right"/>
              <w:rPr>
                <w:ins w:id="516" w:author="Author" w:date="2026-08-04T10:31:00Z" w16du:dateUtc="2026-08-04T00:31:00Z"/>
              </w:rPr>
            </w:pPr>
            <w:ins w:id="517" w:author="Author" w:date="2026-08-04T10:31:00Z" w16du:dateUtc="2026-08-04T00:31:00Z">
              <w:r>
                <w:t>Recall</w:t>
              </w:r>
            </w:ins>
          </w:p>
        </w:tc>
        <w:tc>
          <w:tcPr>
            <w:tcW w:w="1108" w:type="dxa"/>
          </w:tcPr>
          <w:p w14:paraId="5F62F924" w14:textId="77777777" w:rsidR="00282A26" w:rsidRDefault="00000000">
            <w:pPr>
              <w:pStyle w:val="Compact"/>
              <w:jc w:val="right"/>
              <w:rPr>
                <w:ins w:id="518" w:author="Author" w:date="2026-08-04T10:31:00Z" w16du:dateUtc="2026-08-04T00:31:00Z"/>
              </w:rPr>
            </w:pPr>
            <w:ins w:id="519" w:author="Author" w:date="2026-08-04T10:31:00Z" w16du:dateUtc="2026-08-04T00:31:00Z">
              <w:r>
                <w:t>F1</w:t>
              </w:r>
            </w:ins>
          </w:p>
        </w:tc>
      </w:tr>
      <w:tr w:rsidR="00282A26" w14:paraId="3AC26BFF" w14:textId="77777777" w:rsidTr="00282A26">
        <w:trPr>
          <w:ins w:id="520" w:author="Author" w:date="2026-08-04T10:31:00Z" w16du:dateUtc="2026-08-04T00:31:00Z"/>
        </w:trPr>
        <w:tc>
          <w:tcPr>
            <w:tcW w:w="3483" w:type="dxa"/>
          </w:tcPr>
          <w:p w14:paraId="63B18E7D" w14:textId="77777777" w:rsidR="00282A26" w:rsidRDefault="00000000">
            <w:pPr>
              <w:pStyle w:val="Compact"/>
              <w:rPr>
                <w:ins w:id="521" w:author="Author" w:date="2026-08-04T10:31:00Z" w16du:dateUtc="2026-08-04T00:31:00Z"/>
              </w:rPr>
            </w:pPr>
            <w:ins w:id="522" w:author="Author" w:date="2026-08-04T10:31:00Z" w16du:dateUtc="2026-08-04T00:31:00Z">
              <w:r>
                <w:rPr>
                  <w:b/>
                  <w:bCs/>
                </w:rPr>
                <w:t>Recommendation</w:t>
              </w:r>
            </w:ins>
          </w:p>
        </w:tc>
        <w:tc>
          <w:tcPr>
            <w:tcW w:w="1108" w:type="dxa"/>
          </w:tcPr>
          <w:p w14:paraId="2DB44613" w14:textId="77777777" w:rsidR="00282A26" w:rsidRDefault="00282A26">
            <w:pPr>
              <w:pStyle w:val="Compact"/>
              <w:jc w:val="right"/>
              <w:rPr>
                <w:ins w:id="523" w:author="Author" w:date="2026-08-04T10:31:00Z" w16du:dateUtc="2026-08-04T00:31:00Z"/>
              </w:rPr>
            </w:pPr>
          </w:p>
        </w:tc>
        <w:tc>
          <w:tcPr>
            <w:tcW w:w="1108" w:type="dxa"/>
          </w:tcPr>
          <w:p w14:paraId="77F1199F" w14:textId="77777777" w:rsidR="00282A26" w:rsidRDefault="00282A26">
            <w:pPr>
              <w:pStyle w:val="Compact"/>
              <w:jc w:val="right"/>
              <w:rPr>
                <w:ins w:id="524" w:author="Author" w:date="2026-08-04T10:31:00Z" w16du:dateUtc="2026-08-04T00:31:00Z"/>
              </w:rPr>
            </w:pPr>
          </w:p>
        </w:tc>
        <w:tc>
          <w:tcPr>
            <w:tcW w:w="1108" w:type="dxa"/>
          </w:tcPr>
          <w:p w14:paraId="7770D6FA" w14:textId="77777777" w:rsidR="00282A26" w:rsidRDefault="00282A26">
            <w:pPr>
              <w:pStyle w:val="Compact"/>
              <w:jc w:val="right"/>
              <w:rPr>
                <w:ins w:id="525" w:author="Author" w:date="2026-08-04T10:31:00Z" w16du:dateUtc="2026-08-04T00:31:00Z"/>
              </w:rPr>
            </w:pPr>
          </w:p>
        </w:tc>
        <w:tc>
          <w:tcPr>
            <w:tcW w:w="1108" w:type="dxa"/>
          </w:tcPr>
          <w:p w14:paraId="3EF43C84" w14:textId="77777777" w:rsidR="00282A26" w:rsidRDefault="00282A26">
            <w:pPr>
              <w:pStyle w:val="Compact"/>
              <w:jc w:val="right"/>
              <w:rPr>
                <w:ins w:id="526" w:author="Author" w:date="2026-08-04T10:31:00Z" w16du:dateUtc="2026-08-04T00:31:00Z"/>
              </w:rPr>
            </w:pPr>
          </w:p>
        </w:tc>
      </w:tr>
      <w:tr w:rsidR="00282A26" w14:paraId="2689AD5D" w14:textId="77777777" w:rsidTr="00282A26">
        <w:trPr>
          <w:ins w:id="527" w:author="Author" w:date="2026-08-04T10:31:00Z" w16du:dateUtc="2026-08-04T00:31:00Z"/>
        </w:trPr>
        <w:tc>
          <w:tcPr>
            <w:tcW w:w="3483" w:type="dxa"/>
          </w:tcPr>
          <w:p w14:paraId="4FB5D985" w14:textId="77777777" w:rsidR="00282A26" w:rsidRDefault="00000000">
            <w:pPr>
              <w:pStyle w:val="Compact"/>
              <w:rPr>
                <w:ins w:id="528" w:author="Author" w:date="2026-08-04T10:31:00Z" w16du:dateUtc="2026-08-04T00:31:00Z"/>
              </w:rPr>
            </w:pPr>
            <w:ins w:id="529" w:author="Author" w:date="2026-08-04T10:31:00Z" w16du:dateUtc="2026-08-04T00:31:00Z">
              <w:r>
                <w:t>Care plan/pathway actions to follow up</w:t>
              </w:r>
            </w:ins>
          </w:p>
        </w:tc>
        <w:tc>
          <w:tcPr>
            <w:tcW w:w="1108" w:type="dxa"/>
          </w:tcPr>
          <w:p w14:paraId="0E66B2E3" w14:textId="77777777" w:rsidR="00282A26" w:rsidRDefault="00000000">
            <w:pPr>
              <w:pStyle w:val="Compact"/>
              <w:jc w:val="right"/>
              <w:rPr>
                <w:ins w:id="530" w:author="Author" w:date="2026-08-04T10:31:00Z" w16du:dateUtc="2026-08-04T00:31:00Z"/>
              </w:rPr>
            </w:pPr>
            <w:ins w:id="531" w:author="Author" w:date="2026-08-04T10:31:00Z" w16du:dateUtc="2026-08-04T00:31:00Z">
              <w:r>
                <w:t>0.90 (0.80-0.98)</w:t>
              </w:r>
            </w:ins>
          </w:p>
        </w:tc>
        <w:tc>
          <w:tcPr>
            <w:tcW w:w="1108" w:type="dxa"/>
          </w:tcPr>
          <w:p w14:paraId="14E973B4" w14:textId="77777777" w:rsidR="00282A26" w:rsidRDefault="00000000">
            <w:pPr>
              <w:pStyle w:val="Compact"/>
              <w:jc w:val="right"/>
              <w:rPr>
                <w:ins w:id="532" w:author="Author" w:date="2026-08-04T10:31:00Z" w16du:dateUtc="2026-08-04T00:31:00Z"/>
              </w:rPr>
            </w:pPr>
            <w:ins w:id="533" w:author="Author" w:date="2026-08-04T10:31:00Z" w16du:dateUtc="2026-08-04T00:31:00Z">
              <w:r>
                <w:t>0.90 (0.80-0.98)</w:t>
              </w:r>
            </w:ins>
          </w:p>
        </w:tc>
        <w:tc>
          <w:tcPr>
            <w:tcW w:w="1108" w:type="dxa"/>
          </w:tcPr>
          <w:p w14:paraId="5B086D92" w14:textId="77777777" w:rsidR="00282A26" w:rsidRDefault="00000000">
            <w:pPr>
              <w:pStyle w:val="Compact"/>
              <w:jc w:val="right"/>
              <w:rPr>
                <w:ins w:id="534" w:author="Author" w:date="2026-08-04T10:31:00Z" w16du:dateUtc="2026-08-04T00:31:00Z"/>
              </w:rPr>
            </w:pPr>
            <w:ins w:id="535" w:author="Author" w:date="2026-08-04T10:31:00Z" w16du:dateUtc="2026-08-04T00:31:00Z">
              <w:r>
                <w:t>1.00</w:t>
              </w:r>
            </w:ins>
          </w:p>
        </w:tc>
        <w:tc>
          <w:tcPr>
            <w:tcW w:w="1108" w:type="dxa"/>
          </w:tcPr>
          <w:p w14:paraId="6D60682E" w14:textId="77777777" w:rsidR="00282A26" w:rsidRDefault="00000000">
            <w:pPr>
              <w:pStyle w:val="Compact"/>
              <w:jc w:val="right"/>
              <w:rPr>
                <w:ins w:id="536" w:author="Author" w:date="2026-08-04T10:31:00Z" w16du:dateUtc="2026-08-04T00:31:00Z"/>
              </w:rPr>
            </w:pPr>
            <w:ins w:id="537" w:author="Author" w:date="2026-08-04T10:31:00Z" w16du:dateUtc="2026-08-04T00:31:00Z">
              <w:r>
                <w:t>0.95 (0.89-0.99)</w:t>
              </w:r>
            </w:ins>
          </w:p>
        </w:tc>
      </w:tr>
      <w:tr w:rsidR="00282A26" w14:paraId="4437CEEE" w14:textId="77777777" w:rsidTr="00282A26">
        <w:trPr>
          <w:ins w:id="538" w:author="Author" w:date="2026-08-04T10:31:00Z" w16du:dateUtc="2026-08-04T00:31:00Z"/>
        </w:trPr>
        <w:tc>
          <w:tcPr>
            <w:tcW w:w="3483" w:type="dxa"/>
          </w:tcPr>
          <w:p w14:paraId="0ACC9DFB" w14:textId="77777777" w:rsidR="00282A26" w:rsidRDefault="00000000">
            <w:pPr>
              <w:pStyle w:val="Compact"/>
              <w:rPr>
                <w:ins w:id="539" w:author="Author" w:date="2026-08-04T10:31:00Z" w16du:dateUtc="2026-08-04T00:31:00Z"/>
              </w:rPr>
            </w:pPr>
            <w:ins w:id="540" w:author="Author" w:date="2026-08-04T10:31:00Z" w16du:dateUtc="2026-08-04T00:31:00Z">
              <w:r>
                <w:t>Asked patient/carer about goals and preferences</w:t>
              </w:r>
            </w:ins>
          </w:p>
        </w:tc>
        <w:tc>
          <w:tcPr>
            <w:tcW w:w="1108" w:type="dxa"/>
          </w:tcPr>
          <w:p w14:paraId="66D56DD0" w14:textId="77777777" w:rsidR="00282A26" w:rsidRDefault="00000000">
            <w:pPr>
              <w:pStyle w:val="Compact"/>
              <w:jc w:val="right"/>
              <w:rPr>
                <w:ins w:id="541" w:author="Author" w:date="2026-08-04T10:31:00Z" w16du:dateUtc="2026-08-04T00:31:00Z"/>
              </w:rPr>
            </w:pPr>
            <w:ins w:id="542" w:author="Author" w:date="2026-08-04T10:31:00Z" w16du:dateUtc="2026-08-04T00:31:00Z">
              <w:r>
                <w:t>0.80 (0.67-0.90)</w:t>
              </w:r>
            </w:ins>
          </w:p>
        </w:tc>
        <w:tc>
          <w:tcPr>
            <w:tcW w:w="1108" w:type="dxa"/>
          </w:tcPr>
          <w:p w14:paraId="24E2B748" w14:textId="77777777" w:rsidR="00282A26" w:rsidRDefault="00000000">
            <w:pPr>
              <w:pStyle w:val="Compact"/>
              <w:jc w:val="right"/>
              <w:rPr>
                <w:ins w:id="543" w:author="Author" w:date="2026-08-04T10:31:00Z" w16du:dateUtc="2026-08-04T00:31:00Z"/>
              </w:rPr>
            </w:pPr>
            <w:ins w:id="544" w:author="Author" w:date="2026-08-04T10:31:00Z" w16du:dateUtc="2026-08-04T00:31:00Z">
              <w:r>
                <w:t>0.00 (0.00-0.00)</w:t>
              </w:r>
            </w:ins>
          </w:p>
        </w:tc>
        <w:tc>
          <w:tcPr>
            <w:tcW w:w="1108" w:type="dxa"/>
          </w:tcPr>
          <w:p w14:paraId="289DFC28" w14:textId="77777777" w:rsidR="00282A26" w:rsidRDefault="00000000">
            <w:pPr>
              <w:pStyle w:val="Compact"/>
              <w:jc w:val="right"/>
              <w:rPr>
                <w:ins w:id="545" w:author="Author" w:date="2026-08-04T10:31:00Z" w16du:dateUtc="2026-08-04T00:31:00Z"/>
              </w:rPr>
            </w:pPr>
            <w:ins w:id="546" w:author="Author" w:date="2026-08-04T10:31:00Z" w16du:dateUtc="2026-08-04T00:31:00Z">
              <w:r>
                <w:t>0.00 (0.00-0.00)</w:t>
              </w:r>
            </w:ins>
          </w:p>
        </w:tc>
        <w:tc>
          <w:tcPr>
            <w:tcW w:w="1108" w:type="dxa"/>
          </w:tcPr>
          <w:p w14:paraId="4FDF4A72" w14:textId="77777777" w:rsidR="00282A26" w:rsidRDefault="00000000">
            <w:pPr>
              <w:pStyle w:val="Compact"/>
              <w:jc w:val="right"/>
              <w:rPr>
                <w:ins w:id="547" w:author="Author" w:date="2026-08-04T10:31:00Z" w16du:dateUtc="2026-08-04T00:31:00Z"/>
              </w:rPr>
            </w:pPr>
            <w:ins w:id="548" w:author="Author" w:date="2026-08-04T10:31:00Z" w16du:dateUtc="2026-08-04T00:31:00Z">
              <w:r>
                <w:t>0.00 (0.00-0.00)</w:t>
              </w:r>
            </w:ins>
          </w:p>
        </w:tc>
      </w:tr>
      <w:tr w:rsidR="00282A26" w14:paraId="4A8D02CE" w14:textId="77777777" w:rsidTr="00282A26">
        <w:trPr>
          <w:ins w:id="549" w:author="Author" w:date="2026-08-04T10:31:00Z" w16du:dateUtc="2026-08-04T00:31:00Z"/>
        </w:trPr>
        <w:tc>
          <w:tcPr>
            <w:tcW w:w="3483" w:type="dxa"/>
          </w:tcPr>
          <w:p w14:paraId="2C0A604C" w14:textId="77777777" w:rsidR="00282A26" w:rsidRDefault="00000000">
            <w:pPr>
              <w:pStyle w:val="Compact"/>
              <w:rPr>
                <w:ins w:id="550" w:author="Author" w:date="2026-08-04T10:31:00Z" w16du:dateUtc="2026-08-04T00:31:00Z"/>
              </w:rPr>
            </w:pPr>
            <w:ins w:id="551" w:author="Author" w:date="2026-08-04T10:31:00Z" w16du:dateUtc="2026-08-04T00:31:00Z">
              <w:r>
                <w:t>Discharge plan</w:t>
              </w:r>
            </w:ins>
          </w:p>
        </w:tc>
        <w:tc>
          <w:tcPr>
            <w:tcW w:w="1108" w:type="dxa"/>
          </w:tcPr>
          <w:p w14:paraId="251D034D" w14:textId="77777777" w:rsidR="00282A26" w:rsidRDefault="00000000">
            <w:pPr>
              <w:pStyle w:val="Compact"/>
              <w:jc w:val="right"/>
              <w:rPr>
                <w:ins w:id="552" w:author="Author" w:date="2026-08-04T10:31:00Z" w16du:dateUtc="2026-08-04T00:31:00Z"/>
              </w:rPr>
            </w:pPr>
            <w:ins w:id="553" w:author="Author" w:date="2026-08-04T10:31:00Z" w16du:dateUtc="2026-08-04T00:31:00Z">
              <w:r>
                <w:t>0.98 (0.94-1.00)</w:t>
              </w:r>
            </w:ins>
          </w:p>
        </w:tc>
        <w:tc>
          <w:tcPr>
            <w:tcW w:w="1108" w:type="dxa"/>
          </w:tcPr>
          <w:p w14:paraId="65146395" w14:textId="77777777" w:rsidR="00282A26" w:rsidRDefault="00000000">
            <w:pPr>
              <w:pStyle w:val="Compact"/>
              <w:jc w:val="right"/>
              <w:rPr>
                <w:ins w:id="554" w:author="Author" w:date="2026-08-04T10:31:00Z" w16du:dateUtc="2026-08-04T00:31:00Z"/>
              </w:rPr>
            </w:pPr>
            <w:ins w:id="555" w:author="Author" w:date="2026-08-04T10:31:00Z" w16du:dateUtc="2026-08-04T00:31:00Z">
              <w:r>
                <w:t>0.80 (0.33-1.00)</w:t>
              </w:r>
            </w:ins>
          </w:p>
        </w:tc>
        <w:tc>
          <w:tcPr>
            <w:tcW w:w="1108" w:type="dxa"/>
          </w:tcPr>
          <w:p w14:paraId="5A3D3753" w14:textId="77777777" w:rsidR="00282A26" w:rsidRDefault="00000000">
            <w:pPr>
              <w:pStyle w:val="Compact"/>
              <w:jc w:val="right"/>
              <w:rPr>
                <w:ins w:id="556" w:author="Author" w:date="2026-08-04T10:31:00Z" w16du:dateUtc="2026-08-04T00:31:00Z"/>
              </w:rPr>
            </w:pPr>
            <w:ins w:id="557" w:author="Author" w:date="2026-08-04T10:31:00Z" w16du:dateUtc="2026-08-04T00:31:00Z">
              <w:r>
                <w:t>1.00</w:t>
              </w:r>
            </w:ins>
          </w:p>
        </w:tc>
        <w:tc>
          <w:tcPr>
            <w:tcW w:w="1108" w:type="dxa"/>
          </w:tcPr>
          <w:p w14:paraId="79805014" w14:textId="77777777" w:rsidR="00282A26" w:rsidRDefault="00000000">
            <w:pPr>
              <w:pStyle w:val="Compact"/>
              <w:jc w:val="right"/>
              <w:rPr>
                <w:ins w:id="558" w:author="Author" w:date="2026-08-04T10:31:00Z" w16du:dateUtc="2026-08-04T00:31:00Z"/>
              </w:rPr>
            </w:pPr>
            <w:ins w:id="559" w:author="Author" w:date="2026-08-04T10:31:00Z" w16du:dateUtc="2026-08-04T00:31:00Z">
              <w:r>
                <w:t>0.89 (0.50-1.00)</w:t>
              </w:r>
            </w:ins>
          </w:p>
        </w:tc>
      </w:tr>
      <w:tr w:rsidR="00282A26" w14:paraId="78D030DC" w14:textId="77777777" w:rsidTr="00282A26">
        <w:trPr>
          <w:ins w:id="560" w:author="Author" w:date="2026-08-04T10:31:00Z" w16du:dateUtc="2026-08-04T00:31:00Z"/>
        </w:trPr>
        <w:tc>
          <w:tcPr>
            <w:tcW w:w="3483" w:type="dxa"/>
          </w:tcPr>
          <w:p w14:paraId="1EB17620" w14:textId="77777777" w:rsidR="00282A26" w:rsidRDefault="00000000">
            <w:pPr>
              <w:pStyle w:val="Compact"/>
              <w:rPr>
                <w:ins w:id="561" w:author="Author" w:date="2026-08-04T10:31:00Z" w16du:dateUtc="2026-08-04T00:31:00Z"/>
              </w:rPr>
            </w:pPr>
            <w:ins w:id="562" w:author="Author" w:date="2026-08-04T10:31:00Z" w16du:dateUtc="2026-08-04T00:31:00Z">
              <w:r>
                <w:t>Critical actions required</w:t>
              </w:r>
            </w:ins>
          </w:p>
        </w:tc>
        <w:tc>
          <w:tcPr>
            <w:tcW w:w="1108" w:type="dxa"/>
          </w:tcPr>
          <w:p w14:paraId="190D6293" w14:textId="77777777" w:rsidR="00282A26" w:rsidRDefault="00000000">
            <w:pPr>
              <w:pStyle w:val="Compact"/>
              <w:jc w:val="right"/>
              <w:rPr>
                <w:ins w:id="563" w:author="Author" w:date="2026-08-04T10:31:00Z" w16du:dateUtc="2026-08-04T00:31:00Z"/>
              </w:rPr>
            </w:pPr>
            <w:ins w:id="564" w:author="Author" w:date="2026-08-04T10:31:00Z" w16du:dateUtc="2026-08-04T00:31:00Z">
              <w:r>
                <w:t>0.92 (0.84-0.98)</w:t>
              </w:r>
            </w:ins>
          </w:p>
        </w:tc>
        <w:tc>
          <w:tcPr>
            <w:tcW w:w="1108" w:type="dxa"/>
          </w:tcPr>
          <w:p w14:paraId="318B56AD" w14:textId="77777777" w:rsidR="00282A26" w:rsidRDefault="00000000">
            <w:pPr>
              <w:pStyle w:val="Compact"/>
              <w:jc w:val="right"/>
              <w:rPr>
                <w:ins w:id="565" w:author="Author" w:date="2026-08-04T10:31:00Z" w16du:dateUtc="2026-08-04T00:31:00Z"/>
              </w:rPr>
            </w:pPr>
            <w:ins w:id="566" w:author="Author" w:date="2026-08-04T10:31:00Z" w16du:dateUtc="2026-08-04T00:31:00Z">
              <w:r>
                <w:t>0.20 (0.00-0.67)</w:t>
              </w:r>
            </w:ins>
          </w:p>
        </w:tc>
        <w:tc>
          <w:tcPr>
            <w:tcW w:w="1108" w:type="dxa"/>
          </w:tcPr>
          <w:p w14:paraId="49890A4E" w14:textId="77777777" w:rsidR="00282A26" w:rsidRDefault="00000000">
            <w:pPr>
              <w:pStyle w:val="Compact"/>
              <w:jc w:val="right"/>
              <w:rPr>
                <w:ins w:id="567" w:author="Author" w:date="2026-08-04T10:31:00Z" w16du:dateUtc="2026-08-04T00:31:00Z"/>
              </w:rPr>
            </w:pPr>
            <w:ins w:id="568" w:author="Author" w:date="2026-08-04T10:31:00Z" w16du:dateUtc="2026-08-04T00:31:00Z">
              <w:r>
                <w:t>1.00</w:t>
              </w:r>
            </w:ins>
          </w:p>
        </w:tc>
        <w:tc>
          <w:tcPr>
            <w:tcW w:w="1108" w:type="dxa"/>
          </w:tcPr>
          <w:p w14:paraId="295D3BE9" w14:textId="77777777" w:rsidR="00282A26" w:rsidRDefault="00000000">
            <w:pPr>
              <w:pStyle w:val="Compact"/>
              <w:jc w:val="right"/>
              <w:rPr>
                <w:ins w:id="569" w:author="Author" w:date="2026-08-04T10:31:00Z" w16du:dateUtc="2026-08-04T00:31:00Z"/>
              </w:rPr>
            </w:pPr>
            <w:ins w:id="570" w:author="Author" w:date="2026-08-04T10:31:00Z" w16du:dateUtc="2026-08-04T00:31:00Z">
              <w:r>
                <w:t>0.33 (0.00-0.80)</w:t>
              </w:r>
            </w:ins>
          </w:p>
        </w:tc>
      </w:tr>
      <w:tr w:rsidR="00282A26" w14:paraId="64336151" w14:textId="77777777" w:rsidTr="00282A26">
        <w:trPr>
          <w:ins w:id="571" w:author="Author" w:date="2026-08-04T10:31:00Z" w16du:dateUtc="2026-08-04T00:31:00Z"/>
        </w:trPr>
        <w:tc>
          <w:tcPr>
            <w:tcW w:w="3483" w:type="dxa"/>
          </w:tcPr>
          <w:p w14:paraId="65EF523E" w14:textId="77777777" w:rsidR="00282A26" w:rsidRDefault="00000000">
            <w:pPr>
              <w:pStyle w:val="Compact"/>
              <w:rPr>
                <w:ins w:id="572" w:author="Author" w:date="2026-08-04T10:31:00Z" w16du:dateUtc="2026-08-04T00:31:00Z"/>
              </w:rPr>
            </w:pPr>
            <w:ins w:id="573" w:author="Author" w:date="2026-08-04T10:31:00Z" w16du:dateUtc="2026-08-04T00:31:00Z">
              <w:r>
                <w:rPr>
                  <w:b/>
                  <w:bCs/>
                </w:rPr>
                <w:t>Patient Involvement</w:t>
              </w:r>
            </w:ins>
          </w:p>
        </w:tc>
        <w:tc>
          <w:tcPr>
            <w:tcW w:w="1108" w:type="dxa"/>
          </w:tcPr>
          <w:p w14:paraId="29330B23" w14:textId="77777777" w:rsidR="00282A26" w:rsidRDefault="00282A26">
            <w:pPr>
              <w:pStyle w:val="Compact"/>
              <w:jc w:val="right"/>
              <w:rPr>
                <w:ins w:id="574" w:author="Author" w:date="2026-08-04T10:31:00Z" w16du:dateUtc="2026-08-04T00:31:00Z"/>
              </w:rPr>
            </w:pPr>
          </w:p>
        </w:tc>
        <w:tc>
          <w:tcPr>
            <w:tcW w:w="1108" w:type="dxa"/>
          </w:tcPr>
          <w:p w14:paraId="263F05CC" w14:textId="77777777" w:rsidR="00282A26" w:rsidRDefault="00282A26">
            <w:pPr>
              <w:pStyle w:val="Compact"/>
              <w:jc w:val="right"/>
              <w:rPr>
                <w:ins w:id="575" w:author="Author" w:date="2026-08-04T10:31:00Z" w16du:dateUtc="2026-08-04T00:31:00Z"/>
              </w:rPr>
            </w:pPr>
          </w:p>
        </w:tc>
        <w:tc>
          <w:tcPr>
            <w:tcW w:w="1108" w:type="dxa"/>
          </w:tcPr>
          <w:p w14:paraId="5ACE32E8" w14:textId="77777777" w:rsidR="00282A26" w:rsidRDefault="00282A26">
            <w:pPr>
              <w:pStyle w:val="Compact"/>
              <w:jc w:val="right"/>
              <w:rPr>
                <w:ins w:id="576" w:author="Author" w:date="2026-08-04T10:31:00Z" w16du:dateUtc="2026-08-04T00:31:00Z"/>
              </w:rPr>
            </w:pPr>
          </w:p>
        </w:tc>
        <w:tc>
          <w:tcPr>
            <w:tcW w:w="1108" w:type="dxa"/>
          </w:tcPr>
          <w:p w14:paraId="3383D948" w14:textId="77777777" w:rsidR="00282A26" w:rsidRDefault="00282A26">
            <w:pPr>
              <w:pStyle w:val="Compact"/>
              <w:jc w:val="right"/>
              <w:rPr>
                <w:ins w:id="577" w:author="Author" w:date="2026-08-04T10:31:00Z" w16du:dateUtc="2026-08-04T00:31:00Z"/>
              </w:rPr>
            </w:pPr>
          </w:p>
        </w:tc>
      </w:tr>
      <w:tr w:rsidR="00282A26" w14:paraId="6A06D856" w14:textId="77777777" w:rsidTr="00282A26">
        <w:trPr>
          <w:ins w:id="578" w:author="Author" w:date="2026-08-04T10:31:00Z" w16du:dateUtc="2026-08-04T00:31:00Z"/>
        </w:trPr>
        <w:tc>
          <w:tcPr>
            <w:tcW w:w="3483" w:type="dxa"/>
          </w:tcPr>
          <w:p w14:paraId="2229492D" w14:textId="77777777" w:rsidR="00282A26" w:rsidRDefault="00000000">
            <w:pPr>
              <w:pStyle w:val="Compact"/>
              <w:rPr>
                <w:ins w:id="579" w:author="Author" w:date="2026-08-04T10:31:00Z" w16du:dateUtc="2026-08-04T00:31:00Z"/>
              </w:rPr>
            </w:pPr>
            <w:ins w:id="580" w:author="Author" w:date="2026-08-04T10:31:00Z" w16du:dateUtc="2026-08-04T00:31:00Z">
              <w:r>
                <w:t>Introduction of clinicians involved in handover to patient/carer</w:t>
              </w:r>
            </w:ins>
          </w:p>
        </w:tc>
        <w:tc>
          <w:tcPr>
            <w:tcW w:w="1108" w:type="dxa"/>
          </w:tcPr>
          <w:p w14:paraId="24E91AA4" w14:textId="77777777" w:rsidR="00282A26" w:rsidRDefault="00000000">
            <w:pPr>
              <w:pStyle w:val="Compact"/>
              <w:jc w:val="right"/>
              <w:rPr>
                <w:ins w:id="581" w:author="Author" w:date="2026-08-04T10:31:00Z" w16du:dateUtc="2026-08-04T00:31:00Z"/>
              </w:rPr>
            </w:pPr>
            <w:ins w:id="582" w:author="Author" w:date="2026-08-04T10:31:00Z" w16du:dateUtc="2026-08-04T00:31:00Z">
              <w:r>
                <w:t>0.84 (0.73-0.94)</w:t>
              </w:r>
            </w:ins>
          </w:p>
        </w:tc>
        <w:tc>
          <w:tcPr>
            <w:tcW w:w="1108" w:type="dxa"/>
          </w:tcPr>
          <w:p w14:paraId="1DAFD082" w14:textId="77777777" w:rsidR="00282A26" w:rsidRDefault="00000000">
            <w:pPr>
              <w:pStyle w:val="Compact"/>
              <w:jc w:val="right"/>
              <w:rPr>
                <w:ins w:id="583" w:author="Author" w:date="2026-08-04T10:31:00Z" w16du:dateUtc="2026-08-04T00:31:00Z"/>
              </w:rPr>
            </w:pPr>
            <w:ins w:id="584" w:author="Author" w:date="2026-08-04T10:31:00Z" w16du:dateUtc="2026-08-04T00:31:00Z">
              <w:r>
                <w:t>0.71 (0.55-0.87)</w:t>
              </w:r>
            </w:ins>
          </w:p>
        </w:tc>
        <w:tc>
          <w:tcPr>
            <w:tcW w:w="1108" w:type="dxa"/>
          </w:tcPr>
          <w:p w14:paraId="7CDED747" w14:textId="77777777" w:rsidR="00282A26" w:rsidRDefault="00000000">
            <w:pPr>
              <w:pStyle w:val="Compact"/>
              <w:jc w:val="right"/>
              <w:rPr>
                <w:ins w:id="585" w:author="Author" w:date="2026-08-04T10:31:00Z" w16du:dateUtc="2026-08-04T00:31:00Z"/>
              </w:rPr>
            </w:pPr>
            <w:ins w:id="586" w:author="Author" w:date="2026-08-04T10:31:00Z" w16du:dateUtc="2026-08-04T00:31:00Z">
              <w:r>
                <w:t>1.00</w:t>
              </w:r>
            </w:ins>
          </w:p>
        </w:tc>
        <w:tc>
          <w:tcPr>
            <w:tcW w:w="1108" w:type="dxa"/>
          </w:tcPr>
          <w:p w14:paraId="0BF5A6A6" w14:textId="77777777" w:rsidR="00282A26" w:rsidRDefault="00000000">
            <w:pPr>
              <w:pStyle w:val="Compact"/>
              <w:jc w:val="right"/>
              <w:rPr>
                <w:ins w:id="587" w:author="Author" w:date="2026-08-04T10:31:00Z" w16du:dateUtc="2026-08-04T00:31:00Z"/>
              </w:rPr>
            </w:pPr>
            <w:ins w:id="588" w:author="Author" w:date="2026-08-04T10:31:00Z" w16du:dateUtc="2026-08-04T00:31:00Z">
              <w:r>
                <w:t>0.83 (0.71-0.93)</w:t>
              </w:r>
            </w:ins>
          </w:p>
        </w:tc>
      </w:tr>
      <w:tr w:rsidR="00282A26" w14:paraId="36A30151" w14:textId="77777777" w:rsidTr="00282A26">
        <w:trPr>
          <w:ins w:id="589" w:author="Author" w:date="2026-08-04T10:31:00Z" w16du:dateUtc="2026-08-04T00:31:00Z"/>
        </w:trPr>
        <w:tc>
          <w:tcPr>
            <w:tcW w:w="3483" w:type="dxa"/>
          </w:tcPr>
          <w:p w14:paraId="23A657A0" w14:textId="77777777" w:rsidR="00282A26" w:rsidRDefault="00000000">
            <w:pPr>
              <w:pStyle w:val="Compact"/>
              <w:rPr>
                <w:ins w:id="590" w:author="Author" w:date="2026-08-04T10:31:00Z" w16du:dateUtc="2026-08-04T00:31:00Z"/>
              </w:rPr>
            </w:pPr>
            <w:ins w:id="591" w:author="Author" w:date="2026-08-04T10:31:00Z" w16du:dateUtc="2026-08-04T00:31:00Z">
              <w:r>
                <w:t>Invitation for patient/carer to participate in handover</w:t>
              </w:r>
            </w:ins>
          </w:p>
        </w:tc>
        <w:tc>
          <w:tcPr>
            <w:tcW w:w="1108" w:type="dxa"/>
          </w:tcPr>
          <w:p w14:paraId="3F7C5CAF" w14:textId="77777777" w:rsidR="00282A26" w:rsidRDefault="00000000">
            <w:pPr>
              <w:pStyle w:val="Compact"/>
              <w:jc w:val="right"/>
              <w:rPr>
                <w:ins w:id="592" w:author="Author" w:date="2026-08-04T10:31:00Z" w16du:dateUtc="2026-08-04T00:31:00Z"/>
              </w:rPr>
            </w:pPr>
            <w:ins w:id="593" w:author="Author" w:date="2026-08-04T10:31:00Z" w16du:dateUtc="2026-08-04T00:31:00Z">
              <w:r>
                <w:t>0.82 (0.69-0.92)</w:t>
              </w:r>
            </w:ins>
          </w:p>
        </w:tc>
        <w:tc>
          <w:tcPr>
            <w:tcW w:w="1108" w:type="dxa"/>
          </w:tcPr>
          <w:p w14:paraId="20FC6AF6" w14:textId="77777777" w:rsidR="00282A26" w:rsidRDefault="00000000">
            <w:pPr>
              <w:pStyle w:val="Compact"/>
              <w:jc w:val="right"/>
              <w:rPr>
                <w:ins w:id="594" w:author="Author" w:date="2026-08-04T10:31:00Z" w16du:dateUtc="2026-08-04T00:31:00Z"/>
              </w:rPr>
            </w:pPr>
            <w:ins w:id="595" w:author="Author" w:date="2026-08-04T10:31:00Z" w16du:dateUtc="2026-08-04T00:31:00Z">
              <w:r>
                <w:t>0.65 (0.44-0.83)</w:t>
              </w:r>
            </w:ins>
          </w:p>
        </w:tc>
        <w:tc>
          <w:tcPr>
            <w:tcW w:w="1108" w:type="dxa"/>
          </w:tcPr>
          <w:p w14:paraId="0EA01A7D" w14:textId="77777777" w:rsidR="00282A26" w:rsidRDefault="00000000">
            <w:pPr>
              <w:pStyle w:val="Compact"/>
              <w:jc w:val="right"/>
              <w:rPr>
                <w:ins w:id="596" w:author="Author" w:date="2026-08-04T10:31:00Z" w16du:dateUtc="2026-08-04T00:31:00Z"/>
              </w:rPr>
            </w:pPr>
            <w:ins w:id="597" w:author="Author" w:date="2026-08-04T10:31:00Z" w16du:dateUtc="2026-08-04T00:31:00Z">
              <w:r>
                <w:t>0.94 (0.78-1.00)</w:t>
              </w:r>
            </w:ins>
          </w:p>
        </w:tc>
        <w:tc>
          <w:tcPr>
            <w:tcW w:w="1108" w:type="dxa"/>
          </w:tcPr>
          <w:p w14:paraId="2F24ECF3" w14:textId="77777777" w:rsidR="00282A26" w:rsidRDefault="00000000">
            <w:pPr>
              <w:pStyle w:val="Compact"/>
              <w:jc w:val="right"/>
              <w:rPr>
                <w:ins w:id="598" w:author="Author" w:date="2026-08-04T10:31:00Z" w16du:dateUtc="2026-08-04T00:31:00Z"/>
              </w:rPr>
            </w:pPr>
            <w:ins w:id="599" w:author="Author" w:date="2026-08-04T10:31:00Z" w16du:dateUtc="2026-08-04T00:31:00Z">
              <w:r>
                <w:t>0.77 (0.59-0.89)</w:t>
              </w:r>
            </w:ins>
          </w:p>
        </w:tc>
      </w:tr>
    </w:tbl>
    <w:p w14:paraId="26764E81" w14:textId="77777777" w:rsidR="00282A26" w:rsidRDefault="00000000">
      <w:pPr>
        <w:pStyle w:val="BodyText"/>
      </w:pPr>
      <w:r>
        <w:rPr>
          <w:i/>
          <w:iCs/>
        </w:rPr>
        <w:t>Legend:</w:t>
      </w:r>
      <w:r>
        <w:t xml:space="preserve"> Accuracy = (true positives + true negatives) / all evaluated transcripts for that checklist item; F1 = harmonic mean of precision and recall. Confidence intervals are not provided for labels with few positive examples in the test set; ID = identification; Q-ADDS = Queensland Adult Deterioration Detection System.</w:t>
      </w:r>
    </w:p>
    <w:p w14:paraId="23AE68AE" w14:textId="77777777" w:rsidR="00282A26" w:rsidRDefault="00000000">
      <w:r>
        <w:br w:type="page"/>
      </w:r>
    </w:p>
    <w:tbl>
      <w:tblPr>
        <w:tblStyle w:val="Table"/>
        <w:tblW w:w="5000" w:type="pct"/>
        <w:tblLayout w:type="fixed"/>
        <w:tblLook w:val="0000" w:firstRow="0" w:lastRow="0" w:firstColumn="0" w:lastColumn="0" w:noHBand="0" w:noVBand="0"/>
      </w:tblPr>
      <w:tblGrid>
        <w:gridCol w:w="14174"/>
      </w:tblGrid>
      <w:tr w:rsidR="00282A26" w14:paraId="050B6F09" w14:textId="77777777">
        <w:tc>
          <w:tcPr>
            <w:tcW w:w="7920" w:type="dxa"/>
          </w:tcPr>
          <w:p w14:paraId="74F2AF6D" w14:textId="77777777" w:rsidR="00282A26" w:rsidRDefault="00000000">
            <w:pPr>
              <w:pStyle w:val="ImageCaption"/>
              <w:spacing w:before="200"/>
            </w:pPr>
            <w:bookmarkStart w:id="600" w:name="tbl-uncertainty-task-results"/>
            <w:r>
              <w:lastRenderedPageBreak/>
              <w:t>Table 5: Uncertainty and unknown-fact span extraction</w:t>
            </w:r>
          </w:p>
          <w:tbl>
            <w:tblPr>
              <w:tblStyle w:val="Table"/>
              <w:tblW w:w="5000" w:type="pct"/>
              <w:tblLayout w:type="fixed"/>
              <w:tblLook w:val="0020" w:firstRow="1" w:lastRow="0" w:firstColumn="0" w:lastColumn="0" w:noHBand="0" w:noVBand="0"/>
            </w:tblPr>
            <w:tblGrid>
              <w:gridCol w:w="2234"/>
              <w:gridCol w:w="2094"/>
              <w:gridCol w:w="2094"/>
              <w:gridCol w:w="1814"/>
              <w:gridCol w:w="1814"/>
              <w:gridCol w:w="1814"/>
              <w:gridCol w:w="2094"/>
            </w:tblGrid>
            <w:tr w:rsidR="00282A26" w14:paraId="1FD406EB" w14:textId="77777777" w:rsidTr="00282A26">
              <w:trPr>
                <w:cnfStyle w:val="100000000000" w:firstRow="1" w:lastRow="0" w:firstColumn="0" w:lastColumn="0" w:oddVBand="0" w:evenVBand="0" w:oddHBand="0" w:evenHBand="0" w:firstRowFirstColumn="0" w:firstRowLastColumn="0" w:lastRowFirstColumn="0" w:lastRowLastColumn="0"/>
                <w:tblHeader/>
              </w:trPr>
              <w:tc>
                <w:tcPr>
                  <w:tcW w:w="1267" w:type="dxa"/>
                </w:tcPr>
                <w:p w14:paraId="1D40EF19" w14:textId="77777777" w:rsidR="00282A26" w:rsidRDefault="00000000">
                  <w:pPr>
                    <w:pStyle w:val="Compact"/>
                  </w:pPr>
                  <w:r>
                    <w:t>Task</w:t>
                  </w:r>
                </w:p>
              </w:tc>
              <w:tc>
                <w:tcPr>
                  <w:tcW w:w="1188" w:type="dxa"/>
                </w:tcPr>
                <w:p w14:paraId="5F21475B" w14:textId="77777777" w:rsidR="00282A26" w:rsidRDefault="00000000">
                  <w:pPr>
                    <w:pStyle w:val="Compact"/>
                  </w:pPr>
                  <w:r>
                    <w:t>Model</w:t>
                  </w:r>
                </w:p>
              </w:tc>
              <w:tc>
                <w:tcPr>
                  <w:tcW w:w="1188" w:type="dxa"/>
                </w:tcPr>
                <w:p w14:paraId="1ABB4D85" w14:textId="77777777" w:rsidR="00282A26" w:rsidRDefault="00000000">
                  <w:pPr>
                    <w:pStyle w:val="Compact"/>
                  </w:pPr>
                  <w:r>
                    <w:t>Approach</w:t>
                  </w:r>
                </w:p>
              </w:tc>
              <w:tc>
                <w:tcPr>
                  <w:tcW w:w="1029" w:type="dxa"/>
                </w:tcPr>
                <w:p w14:paraId="1E99AA88" w14:textId="77777777" w:rsidR="00282A26" w:rsidRDefault="00000000">
                  <w:pPr>
                    <w:pStyle w:val="Compact"/>
                    <w:jc w:val="right"/>
                  </w:pPr>
                  <w:r>
                    <w:t>Precision</w:t>
                  </w:r>
                </w:p>
              </w:tc>
              <w:tc>
                <w:tcPr>
                  <w:tcW w:w="1029" w:type="dxa"/>
                </w:tcPr>
                <w:p w14:paraId="082FD443" w14:textId="77777777" w:rsidR="00282A26" w:rsidRDefault="00000000">
                  <w:pPr>
                    <w:pStyle w:val="Compact"/>
                    <w:jc w:val="right"/>
                  </w:pPr>
                  <w:r>
                    <w:t>Recall</w:t>
                  </w:r>
                </w:p>
              </w:tc>
              <w:tc>
                <w:tcPr>
                  <w:tcW w:w="1029" w:type="dxa"/>
                </w:tcPr>
                <w:p w14:paraId="2DEED24D" w14:textId="77777777" w:rsidR="00282A26" w:rsidRDefault="00000000">
                  <w:pPr>
                    <w:pStyle w:val="Compact"/>
                    <w:jc w:val="right"/>
                  </w:pPr>
                  <w:r>
                    <w:t>F1</w:t>
                  </w:r>
                </w:p>
              </w:tc>
              <w:tc>
                <w:tcPr>
                  <w:tcW w:w="1188" w:type="dxa"/>
                </w:tcPr>
                <w:p w14:paraId="3E06A425" w14:textId="77777777" w:rsidR="00282A26" w:rsidRDefault="00000000">
                  <w:pPr>
                    <w:pStyle w:val="Compact"/>
                    <w:jc w:val="right"/>
                  </w:pPr>
                  <w:r>
                    <w:t>Mean IoU</w:t>
                  </w:r>
                </w:p>
              </w:tc>
            </w:tr>
            <w:tr w:rsidR="00282A26" w14:paraId="00C2A9EA" w14:textId="77777777" w:rsidTr="00282A26">
              <w:tc>
                <w:tcPr>
                  <w:tcW w:w="1267" w:type="dxa"/>
                </w:tcPr>
                <w:p w14:paraId="241A394B" w14:textId="77777777" w:rsidR="00282A26" w:rsidRDefault="00000000">
                  <w:pPr>
                    <w:pStyle w:val="Compact"/>
                  </w:pPr>
                  <w:r>
                    <w:t>Uncertainty</w:t>
                  </w:r>
                </w:p>
              </w:tc>
              <w:tc>
                <w:tcPr>
                  <w:tcW w:w="1188" w:type="dxa"/>
                </w:tcPr>
                <w:p w14:paraId="1D14B682" w14:textId="77777777" w:rsidR="00282A26" w:rsidRDefault="00000000">
                  <w:pPr>
                    <w:pStyle w:val="Compact"/>
                  </w:pPr>
                  <w:r>
                    <w:t>GPT-5.2</w:t>
                  </w:r>
                </w:p>
              </w:tc>
              <w:tc>
                <w:tcPr>
                  <w:tcW w:w="1188" w:type="dxa"/>
                </w:tcPr>
                <w:p w14:paraId="3EAA5EE9" w14:textId="77777777" w:rsidR="00282A26" w:rsidRDefault="00000000">
                  <w:pPr>
                    <w:pStyle w:val="Compact"/>
                  </w:pPr>
                  <w:r>
                    <w:t>Baseline</w:t>
                  </w:r>
                </w:p>
              </w:tc>
              <w:tc>
                <w:tcPr>
                  <w:tcW w:w="1029" w:type="dxa"/>
                </w:tcPr>
                <w:p w14:paraId="2907E7A3" w14:textId="77777777" w:rsidR="00282A26" w:rsidRDefault="00000000">
                  <w:pPr>
                    <w:pStyle w:val="Compact"/>
                    <w:jc w:val="right"/>
                  </w:pPr>
                  <w:r>
                    <w:t>0.24 (0.19-0.29)</w:t>
                  </w:r>
                </w:p>
              </w:tc>
              <w:tc>
                <w:tcPr>
                  <w:tcW w:w="1029" w:type="dxa"/>
                </w:tcPr>
                <w:p w14:paraId="2F4E2DA2" w14:textId="77777777" w:rsidR="00282A26" w:rsidRDefault="00000000">
                  <w:pPr>
                    <w:pStyle w:val="Compact"/>
                    <w:jc w:val="right"/>
                  </w:pPr>
                  <w:r>
                    <w:t>0.65 (0.53-0.75)</w:t>
                  </w:r>
                </w:p>
              </w:tc>
              <w:tc>
                <w:tcPr>
                  <w:tcW w:w="1029" w:type="dxa"/>
                </w:tcPr>
                <w:p w14:paraId="65397C63" w14:textId="77777777" w:rsidR="00282A26" w:rsidRDefault="00000000">
                  <w:pPr>
                    <w:pStyle w:val="Compact"/>
                    <w:jc w:val="right"/>
                  </w:pPr>
                  <w:r>
                    <w:t>0.35 (0.28-0.41)</w:t>
                  </w:r>
                </w:p>
              </w:tc>
              <w:tc>
                <w:tcPr>
                  <w:tcW w:w="1188" w:type="dxa"/>
                </w:tcPr>
                <w:p w14:paraId="6965C851" w14:textId="77777777" w:rsidR="00282A26" w:rsidRDefault="00000000">
                  <w:pPr>
                    <w:pStyle w:val="Compact"/>
                    <w:jc w:val="right"/>
                  </w:pPr>
                  <w:r>
                    <w:t>0.62 (0.53-0.70)</w:t>
                  </w:r>
                </w:p>
              </w:tc>
            </w:tr>
            <w:tr w:rsidR="00282A26" w14:paraId="06C88FB7" w14:textId="77777777" w:rsidTr="00282A26">
              <w:tc>
                <w:tcPr>
                  <w:tcW w:w="1267" w:type="dxa"/>
                </w:tcPr>
                <w:p w14:paraId="46FD2B5B" w14:textId="77777777" w:rsidR="00282A26" w:rsidRDefault="00282A26">
                  <w:pPr>
                    <w:pStyle w:val="Compact"/>
                  </w:pPr>
                </w:p>
              </w:tc>
              <w:tc>
                <w:tcPr>
                  <w:tcW w:w="1188" w:type="dxa"/>
                </w:tcPr>
                <w:p w14:paraId="7975287C" w14:textId="77777777" w:rsidR="00282A26" w:rsidRDefault="00282A26">
                  <w:pPr>
                    <w:pStyle w:val="Compact"/>
                  </w:pPr>
                </w:p>
              </w:tc>
              <w:tc>
                <w:tcPr>
                  <w:tcW w:w="1188" w:type="dxa"/>
                </w:tcPr>
                <w:p w14:paraId="1E9F0DF7" w14:textId="77777777" w:rsidR="00282A26" w:rsidRDefault="00000000">
                  <w:pPr>
                    <w:pStyle w:val="Compact"/>
                  </w:pPr>
                  <w:r>
                    <w:t>DSPy/GEPA</w:t>
                  </w:r>
                </w:p>
              </w:tc>
              <w:tc>
                <w:tcPr>
                  <w:tcW w:w="1029" w:type="dxa"/>
                </w:tcPr>
                <w:p w14:paraId="56E78C61" w14:textId="77777777" w:rsidR="00282A26" w:rsidRDefault="00000000">
                  <w:pPr>
                    <w:pStyle w:val="Compact"/>
                    <w:jc w:val="right"/>
                  </w:pPr>
                  <w:r>
                    <w:t>0.32 (0.26-0.39)</w:t>
                  </w:r>
                </w:p>
              </w:tc>
              <w:tc>
                <w:tcPr>
                  <w:tcW w:w="1029" w:type="dxa"/>
                </w:tcPr>
                <w:p w14:paraId="0C01424D" w14:textId="77777777" w:rsidR="00282A26" w:rsidRDefault="00000000">
                  <w:pPr>
                    <w:pStyle w:val="Compact"/>
                    <w:jc w:val="right"/>
                  </w:pPr>
                  <w:r>
                    <w:t>0.56 (0.44-0.67)</w:t>
                  </w:r>
                </w:p>
              </w:tc>
              <w:tc>
                <w:tcPr>
                  <w:tcW w:w="1029" w:type="dxa"/>
                </w:tcPr>
                <w:p w14:paraId="27594E61" w14:textId="77777777" w:rsidR="00282A26" w:rsidRDefault="00000000">
                  <w:pPr>
                    <w:pStyle w:val="Compact"/>
                    <w:jc w:val="right"/>
                  </w:pPr>
                  <w:r>
                    <w:t>0.41 (0.33-0.48)</w:t>
                  </w:r>
                </w:p>
              </w:tc>
              <w:tc>
                <w:tcPr>
                  <w:tcW w:w="1188" w:type="dxa"/>
                </w:tcPr>
                <w:p w14:paraId="2820A0E1" w14:textId="77777777" w:rsidR="00282A26" w:rsidRDefault="00000000">
                  <w:pPr>
                    <w:pStyle w:val="Compact"/>
                    <w:jc w:val="right"/>
                  </w:pPr>
                  <w:r>
                    <w:t>0.83 (0.77-0.90)</w:t>
                  </w:r>
                </w:p>
              </w:tc>
            </w:tr>
            <w:tr w:rsidR="00282A26" w14:paraId="252184E9" w14:textId="77777777" w:rsidTr="00282A26">
              <w:tc>
                <w:tcPr>
                  <w:tcW w:w="1267" w:type="dxa"/>
                </w:tcPr>
                <w:p w14:paraId="573E06E4" w14:textId="77777777" w:rsidR="00282A26" w:rsidRDefault="00282A26">
                  <w:pPr>
                    <w:pStyle w:val="Compact"/>
                  </w:pPr>
                </w:p>
              </w:tc>
              <w:tc>
                <w:tcPr>
                  <w:tcW w:w="1188" w:type="dxa"/>
                </w:tcPr>
                <w:p w14:paraId="019B4780" w14:textId="77777777" w:rsidR="00282A26" w:rsidRDefault="00282A26">
                  <w:pPr>
                    <w:pStyle w:val="Compact"/>
                  </w:pPr>
                </w:p>
              </w:tc>
              <w:tc>
                <w:tcPr>
                  <w:tcW w:w="1188" w:type="dxa"/>
                </w:tcPr>
                <w:p w14:paraId="3D12B7D7" w14:textId="77777777" w:rsidR="00282A26" w:rsidRDefault="00000000">
                  <w:pPr>
                    <w:pStyle w:val="Compact"/>
                  </w:pPr>
                  <w:r>
                    <w:t>LangExtract</w:t>
                  </w:r>
                </w:p>
              </w:tc>
              <w:tc>
                <w:tcPr>
                  <w:tcW w:w="1029" w:type="dxa"/>
                </w:tcPr>
                <w:p w14:paraId="122391BF" w14:textId="77777777" w:rsidR="00282A26" w:rsidRDefault="00000000">
                  <w:pPr>
                    <w:pStyle w:val="Compact"/>
                    <w:jc w:val="right"/>
                  </w:pPr>
                  <w:r>
                    <w:t>0.35 (0.21-0.55)</w:t>
                  </w:r>
                </w:p>
              </w:tc>
              <w:tc>
                <w:tcPr>
                  <w:tcW w:w="1029" w:type="dxa"/>
                </w:tcPr>
                <w:p w14:paraId="799AF4C5" w14:textId="77777777" w:rsidR="00282A26" w:rsidRDefault="00000000">
                  <w:pPr>
                    <w:pStyle w:val="Compact"/>
                    <w:jc w:val="right"/>
                  </w:pPr>
                  <w:r>
                    <w:t>0.07 (0.03-0.13)</w:t>
                  </w:r>
                </w:p>
              </w:tc>
              <w:tc>
                <w:tcPr>
                  <w:tcW w:w="1029" w:type="dxa"/>
                </w:tcPr>
                <w:p w14:paraId="48AD2619" w14:textId="77777777" w:rsidR="00282A26" w:rsidRDefault="00000000">
                  <w:pPr>
                    <w:pStyle w:val="Compact"/>
                    <w:jc w:val="right"/>
                  </w:pPr>
                  <w:r>
                    <w:t>0.12 (0.05-0.20)</w:t>
                  </w:r>
                </w:p>
              </w:tc>
              <w:tc>
                <w:tcPr>
                  <w:tcW w:w="1188" w:type="dxa"/>
                </w:tcPr>
                <w:p w14:paraId="359B6294" w14:textId="77777777" w:rsidR="00282A26" w:rsidRDefault="00000000">
                  <w:pPr>
                    <w:pStyle w:val="Compact"/>
                    <w:jc w:val="right"/>
                  </w:pPr>
                  <w:r>
                    <w:t>0.35 (0.28-0.43)</w:t>
                  </w:r>
                </w:p>
              </w:tc>
            </w:tr>
            <w:tr w:rsidR="00282A26" w14:paraId="301439B5" w14:textId="77777777" w:rsidTr="00282A26">
              <w:tc>
                <w:tcPr>
                  <w:tcW w:w="1267" w:type="dxa"/>
                </w:tcPr>
                <w:p w14:paraId="11F49A84" w14:textId="77777777" w:rsidR="00282A26" w:rsidRDefault="00282A26">
                  <w:pPr>
                    <w:pStyle w:val="Compact"/>
                  </w:pPr>
                </w:p>
              </w:tc>
              <w:tc>
                <w:tcPr>
                  <w:tcW w:w="1188" w:type="dxa"/>
                </w:tcPr>
                <w:p w14:paraId="6FD87272" w14:textId="77777777" w:rsidR="00282A26" w:rsidRDefault="00000000">
                  <w:pPr>
                    <w:pStyle w:val="Compact"/>
                  </w:pPr>
                  <w:r>
                    <w:t>MedGemma 27B</w:t>
                  </w:r>
                </w:p>
              </w:tc>
              <w:tc>
                <w:tcPr>
                  <w:tcW w:w="1188" w:type="dxa"/>
                </w:tcPr>
                <w:p w14:paraId="5DAB7DF7" w14:textId="77777777" w:rsidR="00282A26" w:rsidRDefault="00000000">
                  <w:pPr>
                    <w:pStyle w:val="Compact"/>
                  </w:pPr>
                  <w:r>
                    <w:t>Baseline</w:t>
                  </w:r>
                </w:p>
              </w:tc>
              <w:tc>
                <w:tcPr>
                  <w:tcW w:w="1029" w:type="dxa"/>
                </w:tcPr>
                <w:p w14:paraId="170C64FE" w14:textId="77777777" w:rsidR="00282A26" w:rsidRDefault="00000000">
                  <w:pPr>
                    <w:pStyle w:val="Compact"/>
                    <w:jc w:val="right"/>
                  </w:pPr>
                  <w:r>
                    <w:t>0.12 (0.07-0.18)</w:t>
                  </w:r>
                </w:p>
              </w:tc>
              <w:tc>
                <w:tcPr>
                  <w:tcW w:w="1029" w:type="dxa"/>
                </w:tcPr>
                <w:p w14:paraId="518B2C34" w14:textId="77777777" w:rsidR="00282A26" w:rsidRDefault="00000000">
                  <w:pPr>
                    <w:pStyle w:val="Compact"/>
                    <w:jc w:val="right"/>
                  </w:pPr>
                  <w:r>
                    <w:t>0.17 (0.10-0.23)</w:t>
                  </w:r>
                </w:p>
              </w:tc>
              <w:tc>
                <w:tcPr>
                  <w:tcW w:w="1029" w:type="dxa"/>
                </w:tcPr>
                <w:p w14:paraId="632BAF1D" w14:textId="77777777" w:rsidR="00282A26" w:rsidRDefault="00000000">
                  <w:pPr>
                    <w:pStyle w:val="Compact"/>
                    <w:jc w:val="right"/>
                  </w:pPr>
                  <w:r>
                    <w:t>0.14 (0.08-0.20)</w:t>
                  </w:r>
                </w:p>
              </w:tc>
              <w:tc>
                <w:tcPr>
                  <w:tcW w:w="1188" w:type="dxa"/>
                </w:tcPr>
                <w:p w14:paraId="1DE9DEC7" w14:textId="77777777" w:rsidR="00282A26" w:rsidRDefault="00000000">
                  <w:pPr>
                    <w:pStyle w:val="Compact"/>
                    <w:jc w:val="right"/>
                  </w:pPr>
                  <w:r>
                    <w:t>0.56 (0.39-0.70)</w:t>
                  </w:r>
                </w:p>
              </w:tc>
            </w:tr>
            <w:tr w:rsidR="00282A26" w14:paraId="75A479B6" w14:textId="77777777" w:rsidTr="00282A26">
              <w:tc>
                <w:tcPr>
                  <w:tcW w:w="1267" w:type="dxa"/>
                </w:tcPr>
                <w:p w14:paraId="12F69E30" w14:textId="77777777" w:rsidR="00282A26" w:rsidRDefault="00282A26">
                  <w:pPr>
                    <w:pStyle w:val="Compact"/>
                  </w:pPr>
                </w:p>
              </w:tc>
              <w:tc>
                <w:tcPr>
                  <w:tcW w:w="1188" w:type="dxa"/>
                </w:tcPr>
                <w:p w14:paraId="1A1F4B37" w14:textId="77777777" w:rsidR="00282A26" w:rsidRDefault="00282A26">
                  <w:pPr>
                    <w:pStyle w:val="Compact"/>
                  </w:pPr>
                </w:p>
              </w:tc>
              <w:tc>
                <w:tcPr>
                  <w:tcW w:w="1188" w:type="dxa"/>
                </w:tcPr>
                <w:p w14:paraId="3D95442A" w14:textId="77777777" w:rsidR="00282A26" w:rsidRDefault="00000000">
                  <w:pPr>
                    <w:pStyle w:val="Compact"/>
                  </w:pPr>
                  <w:r>
                    <w:t>DSPy/GEPA</w:t>
                  </w:r>
                </w:p>
              </w:tc>
              <w:tc>
                <w:tcPr>
                  <w:tcW w:w="1029" w:type="dxa"/>
                </w:tcPr>
                <w:p w14:paraId="2264C82A" w14:textId="77777777" w:rsidR="00282A26" w:rsidRDefault="00000000">
                  <w:pPr>
                    <w:pStyle w:val="Compact"/>
                    <w:jc w:val="right"/>
                  </w:pPr>
                  <w:r>
                    <w:t>0.19 (0.12-0.31)</w:t>
                  </w:r>
                </w:p>
              </w:tc>
              <w:tc>
                <w:tcPr>
                  <w:tcW w:w="1029" w:type="dxa"/>
                </w:tcPr>
                <w:p w14:paraId="0F5FC2FC" w14:textId="77777777" w:rsidR="00282A26" w:rsidRDefault="00000000">
                  <w:pPr>
                    <w:pStyle w:val="Compact"/>
                    <w:jc w:val="right"/>
                  </w:pPr>
                  <w:r>
                    <w:t>0.20 (0.13-0.28)</w:t>
                  </w:r>
                </w:p>
              </w:tc>
              <w:tc>
                <w:tcPr>
                  <w:tcW w:w="1029" w:type="dxa"/>
                </w:tcPr>
                <w:p w14:paraId="67C7FB36" w14:textId="77777777" w:rsidR="00282A26" w:rsidRDefault="00000000">
                  <w:pPr>
                    <w:pStyle w:val="Compact"/>
                    <w:jc w:val="right"/>
                  </w:pPr>
                  <w:r>
                    <w:t>0.20 (0.13-0.27)</w:t>
                  </w:r>
                </w:p>
              </w:tc>
              <w:tc>
                <w:tcPr>
                  <w:tcW w:w="1188" w:type="dxa"/>
                </w:tcPr>
                <w:p w14:paraId="7DFD3342" w14:textId="77777777" w:rsidR="00282A26" w:rsidRDefault="00000000">
                  <w:pPr>
                    <w:pStyle w:val="Compact"/>
                    <w:jc w:val="right"/>
                  </w:pPr>
                  <w:r>
                    <w:t>0.72 (0.55-0.88)</w:t>
                  </w:r>
                </w:p>
              </w:tc>
            </w:tr>
            <w:tr w:rsidR="00282A26" w14:paraId="74DA8AA4" w14:textId="77777777" w:rsidTr="00282A26">
              <w:tc>
                <w:tcPr>
                  <w:tcW w:w="1267" w:type="dxa"/>
                </w:tcPr>
                <w:p w14:paraId="41DE3C5E" w14:textId="77777777" w:rsidR="00282A26" w:rsidRDefault="00282A26">
                  <w:pPr>
                    <w:pStyle w:val="Compact"/>
                  </w:pPr>
                </w:p>
              </w:tc>
              <w:tc>
                <w:tcPr>
                  <w:tcW w:w="1188" w:type="dxa"/>
                </w:tcPr>
                <w:p w14:paraId="05BEC8BB" w14:textId="77777777" w:rsidR="00282A26" w:rsidRDefault="00282A26">
                  <w:pPr>
                    <w:pStyle w:val="Compact"/>
                  </w:pPr>
                </w:p>
              </w:tc>
              <w:tc>
                <w:tcPr>
                  <w:tcW w:w="1188" w:type="dxa"/>
                </w:tcPr>
                <w:p w14:paraId="0327549A" w14:textId="77777777" w:rsidR="00282A26" w:rsidRDefault="00000000">
                  <w:pPr>
                    <w:pStyle w:val="Compact"/>
                  </w:pPr>
                  <w:r>
                    <w:t>LangExtract</w:t>
                  </w:r>
                </w:p>
              </w:tc>
              <w:tc>
                <w:tcPr>
                  <w:tcW w:w="1029" w:type="dxa"/>
                </w:tcPr>
                <w:p w14:paraId="16E540EF" w14:textId="77777777" w:rsidR="00282A26" w:rsidRDefault="00000000">
                  <w:pPr>
                    <w:pStyle w:val="Compact"/>
                    <w:jc w:val="right"/>
                  </w:pPr>
                  <w:r>
                    <w:t>0.22 (0.15-0.29)</w:t>
                  </w:r>
                </w:p>
              </w:tc>
              <w:tc>
                <w:tcPr>
                  <w:tcW w:w="1029" w:type="dxa"/>
                </w:tcPr>
                <w:p w14:paraId="73F8D203" w14:textId="77777777" w:rsidR="00282A26" w:rsidRDefault="00000000">
                  <w:pPr>
                    <w:pStyle w:val="Compact"/>
                    <w:jc w:val="right"/>
                  </w:pPr>
                  <w:r>
                    <w:t>0.26 (0.18-0.36)</w:t>
                  </w:r>
                </w:p>
              </w:tc>
              <w:tc>
                <w:tcPr>
                  <w:tcW w:w="1029" w:type="dxa"/>
                </w:tcPr>
                <w:p w14:paraId="2B9DAEFB" w14:textId="77777777" w:rsidR="00282A26" w:rsidRDefault="00000000">
                  <w:pPr>
                    <w:pStyle w:val="Compact"/>
                    <w:jc w:val="right"/>
                  </w:pPr>
                  <w:r>
                    <w:t>0.24 (0.17-0.31)</w:t>
                  </w:r>
                </w:p>
              </w:tc>
              <w:tc>
                <w:tcPr>
                  <w:tcW w:w="1188" w:type="dxa"/>
                </w:tcPr>
                <w:p w14:paraId="5B4EB09E" w14:textId="77777777" w:rsidR="00282A26" w:rsidRDefault="00000000">
                  <w:pPr>
                    <w:pStyle w:val="Compact"/>
                    <w:jc w:val="right"/>
                  </w:pPr>
                  <w:r>
                    <w:t>0.69 (0.57-0.80)</w:t>
                  </w:r>
                </w:p>
              </w:tc>
            </w:tr>
            <w:tr w:rsidR="00282A26" w14:paraId="00B7BA7E" w14:textId="77777777" w:rsidTr="00282A26">
              <w:tc>
                <w:tcPr>
                  <w:tcW w:w="1267" w:type="dxa"/>
                </w:tcPr>
                <w:p w14:paraId="7F05AF55" w14:textId="77777777" w:rsidR="00282A26" w:rsidRDefault="00000000">
                  <w:pPr>
                    <w:pStyle w:val="Compact"/>
                  </w:pPr>
                  <w:r>
                    <w:t>Unknown fact</w:t>
                  </w:r>
                </w:p>
              </w:tc>
              <w:tc>
                <w:tcPr>
                  <w:tcW w:w="1188" w:type="dxa"/>
                </w:tcPr>
                <w:p w14:paraId="18245687" w14:textId="77777777" w:rsidR="00282A26" w:rsidRDefault="00000000">
                  <w:pPr>
                    <w:pStyle w:val="Compact"/>
                  </w:pPr>
                  <w:r>
                    <w:t>GPT-5.2</w:t>
                  </w:r>
                </w:p>
              </w:tc>
              <w:tc>
                <w:tcPr>
                  <w:tcW w:w="1188" w:type="dxa"/>
                </w:tcPr>
                <w:p w14:paraId="45183C41" w14:textId="77777777" w:rsidR="00282A26" w:rsidRDefault="00000000">
                  <w:pPr>
                    <w:pStyle w:val="Compact"/>
                  </w:pPr>
                  <w:r>
                    <w:t>Baseline</w:t>
                  </w:r>
                </w:p>
              </w:tc>
              <w:tc>
                <w:tcPr>
                  <w:tcW w:w="1029" w:type="dxa"/>
                </w:tcPr>
                <w:p w14:paraId="4DCC60D4" w14:textId="77777777" w:rsidR="00282A26" w:rsidRDefault="00000000">
                  <w:pPr>
                    <w:pStyle w:val="Compact"/>
                    <w:jc w:val="right"/>
                  </w:pPr>
                  <w:r>
                    <w:t>0.73 (0.44-1.00)</w:t>
                  </w:r>
                </w:p>
              </w:tc>
              <w:tc>
                <w:tcPr>
                  <w:tcW w:w="1029" w:type="dxa"/>
                </w:tcPr>
                <w:p w14:paraId="34AB8F57" w14:textId="77777777" w:rsidR="00282A26" w:rsidRDefault="00000000">
                  <w:pPr>
                    <w:pStyle w:val="Compact"/>
                    <w:jc w:val="right"/>
                  </w:pPr>
                  <w:r>
                    <w:t>0.80 (0.56-1.00)</w:t>
                  </w:r>
                </w:p>
              </w:tc>
              <w:tc>
                <w:tcPr>
                  <w:tcW w:w="1029" w:type="dxa"/>
                </w:tcPr>
                <w:p w14:paraId="34A6CCC8" w14:textId="77777777" w:rsidR="00282A26" w:rsidRDefault="00000000">
                  <w:pPr>
                    <w:pStyle w:val="Compact"/>
                    <w:jc w:val="right"/>
                  </w:pPr>
                  <w:r>
                    <w:t>0.76 (0.50-1.00)</w:t>
                  </w:r>
                </w:p>
              </w:tc>
              <w:tc>
                <w:tcPr>
                  <w:tcW w:w="1188" w:type="dxa"/>
                </w:tcPr>
                <w:p w14:paraId="7E0AD5C4" w14:textId="77777777" w:rsidR="00282A26" w:rsidRDefault="00000000">
                  <w:pPr>
                    <w:pStyle w:val="Compact"/>
                    <w:jc w:val="right"/>
                  </w:pPr>
                  <w:r>
                    <w:t>0.86 (0.66-0.99)</w:t>
                  </w:r>
                </w:p>
              </w:tc>
            </w:tr>
            <w:tr w:rsidR="00282A26" w14:paraId="0E66E20C" w14:textId="77777777" w:rsidTr="00282A26">
              <w:tc>
                <w:tcPr>
                  <w:tcW w:w="1267" w:type="dxa"/>
                </w:tcPr>
                <w:p w14:paraId="237A11AC" w14:textId="77777777" w:rsidR="00282A26" w:rsidRDefault="00282A26">
                  <w:pPr>
                    <w:pStyle w:val="Compact"/>
                  </w:pPr>
                </w:p>
              </w:tc>
              <w:tc>
                <w:tcPr>
                  <w:tcW w:w="1188" w:type="dxa"/>
                </w:tcPr>
                <w:p w14:paraId="1D04B92C" w14:textId="77777777" w:rsidR="00282A26" w:rsidRDefault="00282A26">
                  <w:pPr>
                    <w:pStyle w:val="Compact"/>
                  </w:pPr>
                </w:p>
              </w:tc>
              <w:tc>
                <w:tcPr>
                  <w:tcW w:w="1188" w:type="dxa"/>
                </w:tcPr>
                <w:p w14:paraId="5940891D" w14:textId="77777777" w:rsidR="00282A26" w:rsidRDefault="00000000">
                  <w:pPr>
                    <w:pStyle w:val="Compact"/>
                  </w:pPr>
                  <w:r>
                    <w:t>DSPy/GEPA</w:t>
                  </w:r>
                </w:p>
              </w:tc>
              <w:tc>
                <w:tcPr>
                  <w:tcW w:w="1029" w:type="dxa"/>
                </w:tcPr>
                <w:p w14:paraId="1BD9019B" w14:textId="77777777" w:rsidR="00282A26" w:rsidRDefault="00000000">
                  <w:pPr>
                    <w:pStyle w:val="Compact"/>
                    <w:jc w:val="right"/>
                  </w:pPr>
                  <w:r>
                    <w:t>0.89 (0.71-1.00)</w:t>
                  </w:r>
                </w:p>
              </w:tc>
              <w:tc>
                <w:tcPr>
                  <w:tcW w:w="1029" w:type="dxa"/>
                </w:tcPr>
                <w:p w14:paraId="6F1F4DEE" w14:textId="77777777" w:rsidR="00282A26" w:rsidRDefault="00000000">
                  <w:pPr>
                    <w:pStyle w:val="Compact"/>
                    <w:jc w:val="right"/>
                  </w:pPr>
                  <w:r>
                    <w:t>0.80 (0.56-1.00)</w:t>
                  </w:r>
                </w:p>
              </w:tc>
              <w:tc>
                <w:tcPr>
                  <w:tcW w:w="1029" w:type="dxa"/>
                </w:tcPr>
                <w:p w14:paraId="1EFD8D43" w14:textId="77777777" w:rsidR="00282A26" w:rsidRDefault="00000000">
                  <w:pPr>
                    <w:pStyle w:val="Compact"/>
                    <w:jc w:val="right"/>
                  </w:pPr>
                  <w:r>
                    <w:t>0.84 (0.63-1.00)</w:t>
                  </w:r>
                </w:p>
              </w:tc>
              <w:tc>
                <w:tcPr>
                  <w:tcW w:w="1188" w:type="dxa"/>
                </w:tcPr>
                <w:p w14:paraId="0021091A" w14:textId="77777777" w:rsidR="00282A26" w:rsidRDefault="00000000">
                  <w:pPr>
                    <w:pStyle w:val="Compact"/>
                    <w:jc w:val="right"/>
                  </w:pPr>
                  <w:r>
                    <w:t>0.92 (0.74-0.99)</w:t>
                  </w:r>
                </w:p>
              </w:tc>
            </w:tr>
            <w:tr w:rsidR="00282A26" w14:paraId="41E16A13" w14:textId="77777777" w:rsidTr="00282A26">
              <w:tc>
                <w:tcPr>
                  <w:tcW w:w="1267" w:type="dxa"/>
                </w:tcPr>
                <w:p w14:paraId="1BFA914C" w14:textId="77777777" w:rsidR="00282A26" w:rsidRDefault="00282A26">
                  <w:pPr>
                    <w:pStyle w:val="Compact"/>
                  </w:pPr>
                </w:p>
              </w:tc>
              <w:tc>
                <w:tcPr>
                  <w:tcW w:w="1188" w:type="dxa"/>
                </w:tcPr>
                <w:p w14:paraId="76A4D586" w14:textId="77777777" w:rsidR="00282A26" w:rsidRDefault="00282A26">
                  <w:pPr>
                    <w:pStyle w:val="Compact"/>
                  </w:pPr>
                </w:p>
              </w:tc>
              <w:tc>
                <w:tcPr>
                  <w:tcW w:w="1188" w:type="dxa"/>
                </w:tcPr>
                <w:p w14:paraId="2CA05B95" w14:textId="77777777" w:rsidR="00282A26" w:rsidRDefault="00000000">
                  <w:pPr>
                    <w:pStyle w:val="Compact"/>
                  </w:pPr>
                  <w:r>
                    <w:t>LangExtract</w:t>
                  </w:r>
                </w:p>
              </w:tc>
              <w:tc>
                <w:tcPr>
                  <w:tcW w:w="1029" w:type="dxa"/>
                </w:tcPr>
                <w:p w14:paraId="1EE63E2B" w14:textId="77777777" w:rsidR="00282A26" w:rsidRDefault="00000000">
                  <w:pPr>
                    <w:pStyle w:val="Compact"/>
                    <w:jc w:val="right"/>
                  </w:pPr>
                  <w:r>
                    <w:t>0.41 (0.17-0.59)</w:t>
                  </w:r>
                </w:p>
              </w:tc>
              <w:tc>
                <w:tcPr>
                  <w:tcW w:w="1029" w:type="dxa"/>
                </w:tcPr>
                <w:p w14:paraId="01EBC5B3" w14:textId="77777777" w:rsidR="00282A26" w:rsidRDefault="00000000">
                  <w:pPr>
                    <w:pStyle w:val="Compact"/>
                    <w:jc w:val="right"/>
                  </w:pPr>
                  <w:r>
                    <w:t>0.90 (0.79-1.00)</w:t>
                  </w:r>
                </w:p>
              </w:tc>
              <w:tc>
                <w:tcPr>
                  <w:tcW w:w="1029" w:type="dxa"/>
                </w:tcPr>
                <w:p w14:paraId="4D0C21D8" w14:textId="77777777" w:rsidR="00282A26" w:rsidRDefault="00000000">
                  <w:pPr>
                    <w:pStyle w:val="Compact"/>
                    <w:jc w:val="right"/>
                  </w:pPr>
                  <w:r>
                    <w:t>0.56 (0.29-0.72)</w:t>
                  </w:r>
                </w:p>
              </w:tc>
              <w:tc>
                <w:tcPr>
                  <w:tcW w:w="1188" w:type="dxa"/>
                </w:tcPr>
                <w:p w14:paraId="657B2FB0" w14:textId="77777777" w:rsidR="00282A26" w:rsidRDefault="00000000">
                  <w:pPr>
                    <w:pStyle w:val="Compact"/>
                    <w:jc w:val="right"/>
                  </w:pPr>
                  <w:r>
                    <w:t>0.68 (0.45-0.84)</w:t>
                  </w:r>
                </w:p>
              </w:tc>
            </w:tr>
            <w:tr w:rsidR="00282A26" w14:paraId="7C36C7E5" w14:textId="77777777" w:rsidTr="00282A26">
              <w:tc>
                <w:tcPr>
                  <w:tcW w:w="1267" w:type="dxa"/>
                </w:tcPr>
                <w:p w14:paraId="7FAF2D65" w14:textId="77777777" w:rsidR="00282A26" w:rsidRDefault="00282A26">
                  <w:pPr>
                    <w:pStyle w:val="Compact"/>
                  </w:pPr>
                </w:p>
              </w:tc>
              <w:tc>
                <w:tcPr>
                  <w:tcW w:w="1188" w:type="dxa"/>
                </w:tcPr>
                <w:p w14:paraId="7E6D7B5E" w14:textId="77777777" w:rsidR="00282A26" w:rsidRDefault="00000000">
                  <w:pPr>
                    <w:pStyle w:val="Compact"/>
                  </w:pPr>
                  <w:r>
                    <w:t>GPT-5-nano</w:t>
                  </w:r>
                </w:p>
              </w:tc>
              <w:tc>
                <w:tcPr>
                  <w:tcW w:w="1188" w:type="dxa"/>
                </w:tcPr>
                <w:p w14:paraId="4922B2C5" w14:textId="77777777" w:rsidR="00282A26" w:rsidRDefault="00000000">
                  <w:pPr>
                    <w:pStyle w:val="Compact"/>
                  </w:pPr>
                  <w:r>
                    <w:t>Baseline</w:t>
                  </w:r>
                </w:p>
              </w:tc>
              <w:tc>
                <w:tcPr>
                  <w:tcW w:w="1029" w:type="dxa"/>
                </w:tcPr>
                <w:p w14:paraId="5330FF84" w14:textId="77777777" w:rsidR="00282A26" w:rsidRDefault="00000000">
                  <w:pPr>
                    <w:pStyle w:val="Compact"/>
                    <w:jc w:val="right"/>
                  </w:pPr>
                  <w:r>
                    <w:t>0.08 (0.00-0.17)</w:t>
                  </w:r>
                </w:p>
              </w:tc>
              <w:tc>
                <w:tcPr>
                  <w:tcW w:w="1029" w:type="dxa"/>
                </w:tcPr>
                <w:p w14:paraId="19C73D87" w14:textId="77777777" w:rsidR="00282A26" w:rsidRDefault="00000000">
                  <w:pPr>
                    <w:pStyle w:val="Compact"/>
                    <w:jc w:val="right"/>
                  </w:pPr>
                  <w:r>
                    <w:t>0.40 (0.00-1.00)</w:t>
                  </w:r>
                </w:p>
              </w:tc>
              <w:tc>
                <w:tcPr>
                  <w:tcW w:w="1029" w:type="dxa"/>
                </w:tcPr>
                <w:p w14:paraId="0B901DF7" w14:textId="77777777" w:rsidR="00282A26" w:rsidRDefault="00000000">
                  <w:pPr>
                    <w:pStyle w:val="Compact"/>
                    <w:jc w:val="right"/>
                  </w:pPr>
                  <w:r>
                    <w:t>0.13 (0.00-0.27)</w:t>
                  </w:r>
                </w:p>
              </w:tc>
              <w:tc>
                <w:tcPr>
                  <w:tcW w:w="1188" w:type="dxa"/>
                </w:tcPr>
                <w:p w14:paraId="32DA4FDE" w14:textId="77777777" w:rsidR="00282A26" w:rsidRDefault="00000000">
                  <w:pPr>
                    <w:pStyle w:val="Compact"/>
                    <w:jc w:val="right"/>
                  </w:pPr>
                  <w:r>
                    <w:t>0.74 (0.00-0.97)</w:t>
                  </w:r>
                </w:p>
              </w:tc>
            </w:tr>
            <w:tr w:rsidR="00282A26" w14:paraId="07DAD003" w14:textId="77777777" w:rsidTr="00282A26">
              <w:tc>
                <w:tcPr>
                  <w:tcW w:w="1267" w:type="dxa"/>
                </w:tcPr>
                <w:p w14:paraId="5C9F8AA2" w14:textId="77777777" w:rsidR="00282A26" w:rsidRDefault="00282A26">
                  <w:pPr>
                    <w:pStyle w:val="Compact"/>
                  </w:pPr>
                </w:p>
              </w:tc>
              <w:tc>
                <w:tcPr>
                  <w:tcW w:w="1188" w:type="dxa"/>
                </w:tcPr>
                <w:p w14:paraId="6F965F03" w14:textId="77777777" w:rsidR="00282A26" w:rsidRDefault="00282A26">
                  <w:pPr>
                    <w:pStyle w:val="Compact"/>
                  </w:pPr>
                </w:p>
              </w:tc>
              <w:tc>
                <w:tcPr>
                  <w:tcW w:w="1188" w:type="dxa"/>
                </w:tcPr>
                <w:p w14:paraId="76C7E116" w14:textId="77777777" w:rsidR="00282A26" w:rsidRDefault="00000000">
                  <w:pPr>
                    <w:pStyle w:val="Compact"/>
                  </w:pPr>
                  <w:r>
                    <w:t>DSPy/GEPA</w:t>
                  </w:r>
                </w:p>
              </w:tc>
              <w:tc>
                <w:tcPr>
                  <w:tcW w:w="1029" w:type="dxa"/>
                </w:tcPr>
                <w:p w14:paraId="6D12F184" w14:textId="77777777" w:rsidR="00282A26" w:rsidRDefault="00000000">
                  <w:pPr>
                    <w:pStyle w:val="Compact"/>
                    <w:jc w:val="right"/>
                  </w:pPr>
                  <w:r>
                    <w:t>0.89 (0.71-1.00)</w:t>
                  </w:r>
                </w:p>
              </w:tc>
              <w:tc>
                <w:tcPr>
                  <w:tcW w:w="1029" w:type="dxa"/>
                </w:tcPr>
                <w:p w14:paraId="0AC83DC8" w14:textId="77777777" w:rsidR="00282A26" w:rsidRDefault="00000000">
                  <w:pPr>
                    <w:pStyle w:val="Compact"/>
                    <w:jc w:val="right"/>
                  </w:pPr>
                  <w:r>
                    <w:t>0.80 (0.56-1.00)</w:t>
                  </w:r>
                </w:p>
              </w:tc>
              <w:tc>
                <w:tcPr>
                  <w:tcW w:w="1029" w:type="dxa"/>
                </w:tcPr>
                <w:p w14:paraId="3EF6D9A1" w14:textId="77777777" w:rsidR="00282A26" w:rsidRDefault="00000000">
                  <w:pPr>
                    <w:pStyle w:val="Compact"/>
                    <w:jc w:val="right"/>
                  </w:pPr>
                  <w:r>
                    <w:t>0.84 (0.63-1.00)</w:t>
                  </w:r>
                </w:p>
              </w:tc>
              <w:tc>
                <w:tcPr>
                  <w:tcW w:w="1188" w:type="dxa"/>
                </w:tcPr>
                <w:p w14:paraId="1F07C344" w14:textId="77777777" w:rsidR="00282A26" w:rsidRDefault="00000000">
                  <w:pPr>
                    <w:pStyle w:val="Compact"/>
                    <w:jc w:val="right"/>
                  </w:pPr>
                  <w:r>
                    <w:t>0.89 (0.79-0.97)</w:t>
                  </w:r>
                </w:p>
              </w:tc>
            </w:tr>
            <w:tr w:rsidR="00282A26" w14:paraId="4ECF1B0E" w14:textId="77777777" w:rsidTr="00282A26">
              <w:tc>
                <w:tcPr>
                  <w:tcW w:w="1267" w:type="dxa"/>
                </w:tcPr>
                <w:p w14:paraId="706AC16D" w14:textId="77777777" w:rsidR="00282A26" w:rsidRDefault="00282A26">
                  <w:pPr>
                    <w:pStyle w:val="Compact"/>
                  </w:pPr>
                </w:p>
              </w:tc>
              <w:tc>
                <w:tcPr>
                  <w:tcW w:w="1188" w:type="dxa"/>
                </w:tcPr>
                <w:p w14:paraId="4A8B7798" w14:textId="77777777" w:rsidR="00282A26" w:rsidRDefault="00000000">
                  <w:pPr>
                    <w:pStyle w:val="Compact"/>
                  </w:pPr>
                  <w:r>
                    <w:t>MedGemma 27B</w:t>
                  </w:r>
                </w:p>
              </w:tc>
              <w:tc>
                <w:tcPr>
                  <w:tcW w:w="1188" w:type="dxa"/>
                </w:tcPr>
                <w:p w14:paraId="6377EBF1" w14:textId="77777777" w:rsidR="00282A26" w:rsidRDefault="00000000">
                  <w:pPr>
                    <w:pStyle w:val="Compact"/>
                  </w:pPr>
                  <w:r>
                    <w:t>Baseline</w:t>
                  </w:r>
                </w:p>
              </w:tc>
              <w:tc>
                <w:tcPr>
                  <w:tcW w:w="1029" w:type="dxa"/>
                </w:tcPr>
                <w:p w14:paraId="0AA361B5" w14:textId="77777777" w:rsidR="00282A26" w:rsidRDefault="00000000">
                  <w:pPr>
                    <w:pStyle w:val="Compact"/>
                    <w:jc w:val="right"/>
                  </w:pPr>
                  <w:r>
                    <w:t>0.30 (0.09-0.48)</w:t>
                  </w:r>
                </w:p>
              </w:tc>
              <w:tc>
                <w:tcPr>
                  <w:tcW w:w="1029" w:type="dxa"/>
                </w:tcPr>
                <w:p w14:paraId="38E81879" w14:textId="77777777" w:rsidR="00282A26" w:rsidRDefault="00000000">
                  <w:pPr>
                    <w:pStyle w:val="Compact"/>
                    <w:jc w:val="right"/>
                  </w:pPr>
                  <w:r>
                    <w:t>0.80 (0.56-1.00)</w:t>
                  </w:r>
                </w:p>
              </w:tc>
              <w:tc>
                <w:tcPr>
                  <w:tcW w:w="1029" w:type="dxa"/>
                </w:tcPr>
                <w:p w14:paraId="3AFFAAE1" w14:textId="77777777" w:rsidR="00282A26" w:rsidRDefault="00000000">
                  <w:pPr>
                    <w:pStyle w:val="Compact"/>
                    <w:jc w:val="right"/>
                  </w:pPr>
                  <w:r>
                    <w:t>0.43 (0.16-0.61)</w:t>
                  </w:r>
                </w:p>
              </w:tc>
              <w:tc>
                <w:tcPr>
                  <w:tcW w:w="1188" w:type="dxa"/>
                </w:tcPr>
                <w:p w14:paraId="7D4B5A2B" w14:textId="77777777" w:rsidR="00282A26" w:rsidRDefault="00000000">
                  <w:pPr>
                    <w:pStyle w:val="Compact"/>
                    <w:jc w:val="right"/>
                  </w:pPr>
                  <w:r>
                    <w:t>0.90 (0.72-0.98)</w:t>
                  </w:r>
                </w:p>
              </w:tc>
            </w:tr>
            <w:tr w:rsidR="00282A26" w14:paraId="11B6B7AC" w14:textId="77777777" w:rsidTr="00282A26">
              <w:tc>
                <w:tcPr>
                  <w:tcW w:w="1267" w:type="dxa"/>
                </w:tcPr>
                <w:p w14:paraId="7A4DD674" w14:textId="77777777" w:rsidR="00282A26" w:rsidRDefault="00282A26">
                  <w:pPr>
                    <w:pStyle w:val="Compact"/>
                  </w:pPr>
                </w:p>
              </w:tc>
              <w:tc>
                <w:tcPr>
                  <w:tcW w:w="1188" w:type="dxa"/>
                </w:tcPr>
                <w:p w14:paraId="17290F56" w14:textId="77777777" w:rsidR="00282A26" w:rsidRDefault="00282A26">
                  <w:pPr>
                    <w:pStyle w:val="Compact"/>
                  </w:pPr>
                </w:p>
              </w:tc>
              <w:tc>
                <w:tcPr>
                  <w:tcW w:w="1188" w:type="dxa"/>
                </w:tcPr>
                <w:p w14:paraId="1D3E1F00" w14:textId="77777777" w:rsidR="00282A26" w:rsidRDefault="00000000">
                  <w:pPr>
                    <w:pStyle w:val="Compact"/>
                  </w:pPr>
                  <w:r>
                    <w:t>DSPy/GEPA</w:t>
                  </w:r>
                </w:p>
              </w:tc>
              <w:tc>
                <w:tcPr>
                  <w:tcW w:w="1029" w:type="dxa"/>
                </w:tcPr>
                <w:p w14:paraId="733804C9" w14:textId="77777777" w:rsidR="00282A26" w:rsidRDefault="00000000">
                  <w:pPr>
                    <w:pStyle w:val="Compact"/>
                    <w:jc w:val="right"/>
                  </w:pPr>
                  <w:r>
                    <w:t>0.80 (0.67-1.00)</w:t>
                  </w:r>
                </w:p>
              </w:tc>
              <w:tc>
                <w:tcPr>
                  <w:tcW w:w="1029" w:type="dxa"/>
                </w:tcPr>
                <w:p w14:paraId="471C7F4A" w14:textId="77777777" w:rsidR="00282A26" w:rsidRDefault="00000000">
                  <w:pPr>
                    <w:pStyle w:val="Compact"/>
                    <w:jc w:val="right"/>
                  </w:pPr>
                  <w:r>
                    <w:t>0.80 (0.56-1.00)</w:t>
                  </w:r>
                </w:p>
              </w:tc>
              <w:tc>
                <w:tcPr>
                  <w:tcW w:w="1029" w:type="dxa"/>
                </w:tcPr>
                <w:p w14:paraId="2B4C25DB" w14:textId="77777777" w:rsidR="00282A26" w:rsidRDefault="00000000">
                  <w:pPr>
                    <w:pStyle w:val="Compact"/>
                    <w:jc w:val="right"/>
                  </w:pPr>
                  <w:r>
                    <w:t>0.80 (0.63-1.00)</w:t>
                  </w:r>
                </w:p>
              </w:tc>
              <w:tc>
                <w:tcPr>
                  <w:tcW w:w="1188" w:type="dxa"/>
                </w:tcPr>
                <w:p w14:paraId="23551296" w14:textId="77777777" w:rsidR="00282A26" w:rsidRDefault="00000000">
                  <w:pPr>
                    <w:pStyle w:val="Compact"/>
                    <w:jc w:val="right"/>
                  </w:pPr>
                  <w:r>
                    <w:t>0.90 (0.72-0.98)</w:t>
                  </w:r>
                </w:p>
              </w:tc>
            </w:tr>
            <w:bookmarkEnd w:id="600"/>
          </w:tbl>
          <w:p w14:paraId="29B0F749" w14:textId="77777777" w:rsidR="00282A26" w:rsidRDefault="00282A26"/>
        </w:tc>
      </w:tr>
    </w:tbl>
    <w:p w14:paraId="069BD0C4" w14:textId="77777777" w:rsidR="00CC598E" w:rsidRDefault="00000000">
      <w:pPr>
        <w:pStyle w:val="BodyText"/>
        <w:rPr>
          <w:del w:id="601" w:author="Author" w:date="2026-08-04T10:31:00Z" w16du:dateUtc="2026-08-04T00:31:00Z"/>
        </w:rPr>
      </w:pPr>
      <w:r>
        <w:rPr>
          <w:i/>
          <w:iCs/>
        </w:rPr>
        <w:t>Legend:</w:t>
      </w:r>
      <w:r>
        <w:t xml:space="preserve"> IoU = intersection over union for matched span boundaries; F1 = harmonic mean of precision and recall.</w:t>
      </w:r>
    </w:p>
    <w:bookmarkEnd w:id="316"/>
    <w:p w14:paraId="22A493EC" w14:textId="77777777" w:rsidR="00CC598E" w:rsidRDefault="00CC598E">
      <w:pPr>
        <w:rPr>
          <w:del w:id="602" w:author="Author" w:date="2026-08-04T10:31:00Z" w16du:dateUtc="2026-08-04T00:31:00Z"/>
        </w:rPr>
        <w:sectPr w:rsidR="00CC598E">
          <w:pgSz w:w="16838" w:h="11906" w:orient="landscape"/>
          <w:pgMar w:top="1440" w:right="1440" w:bottom="1440" w:left="1440" w:header="720" w:footer="720" w:gutter="0"/>
          <w:cols w:space="720"/>
        </w:sectPr>
      </w:pPr>
    </w:p>
    <w:p w14:paraId="22AF52A3" w14:textId="77777777" w:rsidR="00282A26" w:rsidRDefault="00282A26">
      <w:pPr>
        <w:pStyle w:val="BodyText"/>
        <w:pPrChange w:id="603" w:author="Author" w:date="2026-08-04T10:31:00Z" w16du:dateUtc="2026-08-04T00:31:00Z">
          <w:pPr/>
        </w:pPrChange>
      </w:pPr>
    </w:p>
    <w:sectPr w:rsidR="00282A26">
      <w:pgSz w:w="16838" w:h="11906" w:orient="landscape"/>
      <w:pgMar w:top="1440" w:right="1440" w:bottom="1440" w:left="1440" w:header="720" w:footer="720" w:gutter="0"/>
      <w:cols w:space="720"/>
      <w:sectPrChange w:id="604" w:author="Author" w:date="2026-08-04T10:31:00Z" w16du:dateUtc="2026-08-04T00:31:00Z">
        <w:sectPr w:rsidR="00282A26">
          <w:pgSz w:w="12240" w:h="15840" w:orient="portrait"/>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64698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9086D4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90FC81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170CD2DE"/>
    <w:multiLevelType w:val="multilevel"/>
    <w:tmpl w:val="94D2E20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22EB3AD0"/>
    <w:multiLevelType w:val="hybridMultilevel"/>
    <w:tmpl w:val="DC787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983454">
    <w:abstractNumId w:val="3"/>
  </w:num>
  <w:num w:numId="2" w16cid:durableId="38870548">
    <w:abstractNumId w:val="4"/>
  </w:num>
  <w:num w:numId="3" w16cid:durableId="1808667997">
    <w:abstractNumId w:val="0"/>
  </w:num>
  <w:num w:numId="4" w16cid:durableId="304042695">
    <w:abstractNumId w:val="1"/>
  </w:num>
  <w:num w:numId="5" w16cid:durableId="8522780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B358F"/>
    <w:rsid w:val="002433CD"/>
    <w:rsid w:val="00282A26"/>
    <w:rsid w:val="0030429D"/>
    <w:rsid w:val="00343721"/>
    <w:rsid w:val="00487951"/>
    <w:rsid w:val="004E506B"/>
    <w:rsid w:val="00657159"/>
    <w:rsid w:val="00A26BFF"/>
    <w:rsid w:val="00A43E8B"/>
    <w:rsid w:val="00A45316"/>
    <w:rsid w:val="00A85723"/>
    <w:rsid w:val="00B03A8E"/>
    <w:rsid w:val="00B973E8"/>
    <w:rsid w:val="00C1202B"/>
    <w:rsid w:val="00CB358F"/>
    <w:rsid w:val="00CC598E"/>
    <w:rsid w:val="00D12A1D"/>
    <w:rsid w:val="00DE4F4D"/>
    <w:rsid w:val="00DE7FEB"/>
    <w:rsid w:val="00E84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FBC2CDD-35D1-7545-8D49-3A0103F6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7159"/>
    <w:pPr>
      <w:spacing w:line="480" w:lineRule="auto"/>
    </w:pPr>
    <w:rPr>
      <w:rFonts w:ascii="Calibri" w:hAnsi="Calibri"/>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DE7FEB"/>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240"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ListBullet">
    <w:name w:val="List Bullet"/>
    <w:basedOn w:val="Normal"/>
    <w:unhideWhenUsed/>
    <w:rsid w:val="004E506B"/>
    <w:pPr>
      <w:numPr>
        <w:numId w:val="3"/>
      </w:numPr>
      <w:contextualSpacing/>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onm.12936" TargetMode="External"/><Relationship Id="rId18" Type="http://schemas.openxmlformats.org/officeDocument/2006/relationships/hyperlink" Target="https://doi.org/10.1136/amiajnl-2011-000648" TargetMode="External"/><Relationship Id="rId26" Type="http://schemas.openxmlformats.org/officeDocument/2006/relationships/hyperlink" Target="https://doi.org/10.1111/jocn.12986" TargetMode="External"/><Relationship Id="rId39" Type="http://schemas.openxmlformats.org/officeDocument/2006/relationships/hyperlink" Target="https://doi.org/10.1136/qshc.2010.042085" TargetMode="External"/><Relationship Id="rId21" Type="http://schemas.openxmlformats.org/officeDocument/2006/relationships/hyperlink" Target="https://doi.org/10.1016/S1553-7250(06)32022-3" TargetMode="External"/><Relationship Id="rId34" Type="http://schemas.openxmlformats.org/officeDocument/2006/relationships/hyperlink" Target="https://doi.org/10.2196/101190" TargetMode="External"/><Relationship Id="rId42" Type="http://schemas.openxmlformats.org/officeDocument/2006/relationships/hyperlink" Target="https://doi.org/10.1016/j.ijnurstu.2017.10.014" TargetMode="External"/><Relationship Id="rId7" Type="http://schemas.openxmlformats.org/officeDocument/2006/relationships/hyperlink" Target="https://orcid.org/0000-0001-9794-6502" TargetMode="External"/><Relationship Id="rId2" Type="http://schemas.openxmlformats.org/officeDocument/2006/relationships/styles" Target="styles.xml"/><Relationship Id="rId16" Type="http://schemas.openxmlformats.org/officeDocument/2006/relationships/hyperlink" Target="https://doi.org/10.1136/qshc.2009.033480" TargetMode="External"/><Relationship Id="rId29" Type="http://schemas.openxmlformats.org/officeDocument/2006/relationships/hyperlink" Target="https://doi.org/10.1016/S1553-7250(11)37035-3"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aaron.conway@qut.edu.au" TargetMode="External"/><Relationship Id="rId24" Type="http://schemas.openxmlformats.org/officeDocument/2006/relationships/hyperlink" Target="https://doi.org/10.48550/arXiv.2310.03714" TargetMode="External"/><Relationship Id="rId32" Type="http://schemas.openxmlformats.org/officeDocument/2006/relationships/hyperlink" Target="https://doi.org/10.1016/j.apnr.2017.12.013" TargetMode="External"/><Relationship Id="rId37" Type="http://schemas.openxmlformats.org/officeDocument/2006/relationships/hyperlink" Target="https://arxiv.org/abs/2507.05201" TargetMode="External"/><Relationship Id="rId40" Type="http://schemas.openxmlformats.org/officeDocument/2006/relationships/hyperlink" Target="https://doi.org/10.2196/55318" TargetMode="External"/><Relationship Id="rId45" Type="http://schemas.openxmlformats.org/officeDocument/2006/relationships/theme" Target="theme/theme1.xml"/><Relationship Id="rId5" Type="http://schemas.openxmlformats.org/officeDocument/2006/relationships/hyperlink" Target="https://orcid.org/0000-0002-9583-8636" TargetMode="External"/><Relationship Id="rId15" Type="http://schemas.openxmlformats.org/officeDocument/2006/relationships/hyperlink" Target="https://doi.org/10.1016/j.jbi.2015.09.010" TargetMode="External"/><Relationship Id="rId23" Type="http://schemas.openxmlformats.org/officeDocument/2006/relationships/hyperlink" Target="https://doi.org/10.1186/s12916-019-1426-2" TargetMode="External"/><Relationship Id="rId28" Type="http://schemas.openxmlformats.org/officeDocument/2006/relationships/hyperlink" Target="https://prodi.gy/" TargetMode="External"/><Relationship Id="rId36" Type="http://schemas.openxmlformats.org/officeDocument/2006/relationships/hyperlink" Target="https://doi.org/10.2196/84148" TargetMode="External"/><Relationship Id="rId10" Type="http://schemas.openxmlformats.org/officeDocument/2006/relationships/hyperlink" Target="https://orcid.org/0000-0003-0802-718X" TargetMode="External"/><Relationship Id="rId19" Type="http://schemas.openxmlformats.org/officeDocument/2006/relationships/hyperlink" Target="https://doi.org/10.1136/amiajnl-2011-000089" TargetMode="External"/><Relationship Id="rId31" Type="http://schemas.openxmlformats.org/officeDocument/2006/relationships/hyperlink" Target="https://doi.org/10.2196/72674"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0-0003-4908-6063" TargetMode="External"/><Relationship Id="rId14" Type="http://schemas.openxmlformats.org/officeDocument/2006/relationships/hyperlink" Target="https://doi.org/10.1136/bmjqs-2018-008370" TargetMode="External"/><Relationship Id="rId22" Type="http://schemas.openxmlformats.org/officeDocument/2006/relationships/hyperlink" Target="https://doi.org/10.1136/bmj.38398.500764.8F" TargetMode="External"/><Relationship Id="rId27" Type="http://schemas.openxmlformats.org/officeDocument/2006/relationships/hyperlink" Target="https://doi.org/10.1016/j.bpa.2011.02.006" TargetMode="External"/><Relationship Id="rId30" Type="http://schemas.openxmlformats.org/officeDocument/2006/relationships/hyperlink" Target="https://doi.org/10.1093/intqhc/mzh026" TargetMode="External"/><Relationship Id="rId35" Type="http://schemas.openxmlformats.org/officeDocument/2006/relationships/hyperlink" Target="https://doi.org/10.1136/jamia.2010.007237" TargetMode="External"/><Relationship Id="rId43" Type="http://schemas.openxmlformats.org/officeDocument/2006/relationships/image" Target="media/image2.png"/><Relationship Id="rId8" Type="http://schemas.openxmlformats.org/officeDocument/2006/relationships/hyperlink" Target="https://orcid.org/0000-0002-3421-4176" TargetMode="External"/><Relationship Id="rId3" Type="http://schemas.openxmlformats.org/officeDocument/2006/relationships/settings" Target="settings.xml"/><Relationship Id="rId12" Type="http://schemas.openxmlformats.org/officeDocument/2006/relationships/hyperlink" Target="https://doi.org/10.48550/arXiv.2507.19457" TargetMode="External"/><Relationship Id="rId17" Type="http://schemas.openxmlformats.org/officeDocument/2006/relationships/hyperlink" Target="https://doi.org/10.1038/s41746-022-00611-y" TargetMode="External"/><Relationship Id="rId25" Type="http://schemas.openxmlformats.org/officeDocument/2006/relationships/hyperlink" Target="https://doi.org/10.1136/qshc.2004.010033" TargetMode="External"/><Relationship Id="rId33" Type="http://schemas.openxmlformats.org/officeDocument/2006/relationships/hyperlink" Target="https://doi.org/10.1097/01.NAJ.0000370154.79857.09" TargetMode="External"/><Relationship Id="rId38" Type="http://schemas.openxmlformats.org/officeDocument/2006/relationships/hyperlink" Target="https://arxiv.org/abs/2601.03267" TargetMode="External"/><Relationship Id="rId20" Type="http://schemas.openxmlformats.org/officeDocument/2006/relationships/hyperlink" Target="https://doi.org/10.5281/zenodo.17015089" TargetMode="External"/><Relationship Id="rId41" Type="http://schemas.openxmlformats.org/officeDocument/2006/relationships/hyperlink" Target="https://doi.org/10.1056/NEJMsa1405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41</Pages>
  <Words>11070</Words>
  <Characters>63105</Characters>
  <Application>Microsoft Office Word</Application>
  <DocSecurity>0</DocSecurity>
  <Lines>525</Lines>
  <Paragraphs>148</Paragraphs>
  <ScaleCrop>false</ScaleCrop>
  <Company/>
  <LinksUpToDate>false</LinksUpToDate>
  <CharactersWithSpaces>74027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Intelligence–Based Structured Information Extraction From Synthetic Nursing Handover Transcripts: Comparative Evaluation of Large Language Models</dc:title>
  <dc:creator>Aaron Conway1,2,3,✉ ORCID iD, Adriana Hada3 ORCID iD, Jessica Schluter3, Hui (Grace) Xu2,4 ORCID iD, Dan Lowden5, Tim Miller6 ORCID iD, Ken Donald7, and Andrew Teodorczuk8,9,3 ORCID iD</dc:creator>
  <cp:keywords/>
  <cp:lastModifiedBy>Aaron Conway</cp:lastModifiedBy>
  <cp:revision>1</cp:revision>
  <dcterms:created xsi:type="dcterms:W3CDTF">2026-08-04T00:22:00Z</dcterms:created>
  <dcterms:modified xsi:type="dcterms:W3CDTF">2026-08-04T00:32:00Z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by-affiliation">
    <vt:lpwstr/>
  </property>
  <property fmtid="{D5CDD505-2E9C-101B-9397-08002B2CF9AE}" pid="5" name="by-author">
    <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toc-title">
    <vt:lpwstr>Table of contents</vt:lpwstr>
  </property>
</Properties>
</file>